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228600</wp:posOffset>
            </wp:positionV>
            <wp:extent cx="1628775" cy="1628775"/>
            <wp:effectExtent b="0" l="0" r="0" t="0"/>
            <wp:wrapNone/>
            <wp:docPr id="8"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628775" cy="16287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5038725</wp:posOffset>
            </wp:positionH>
            <wp:positionV relativeFrom="paragraph">
              <wp:posOffset>333375</wp:posOffset>
            </wp:positionV>
            <wp:extent cx="1719263" cy="1120514"/>
            <wp:effectExtent b="0" l="0" r="0" t="0"/>
            <wp:wrapNone/>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719263" cy="1120514"/>
                    </a:xfrm>
                    <a:prstGeom prst="rect"/>
                    <a:ln/>
                  </pic:spPr>
                </pic:pic>
              </a:graphicData>
            </a:graphic>
          </wp:anchor>
        </w:drawing>
      </w:r>
    </w:p>
    <w:tbl>
      <w:tblPr>
        <w:tblStyle w:val="Table1"/>
        <w:tblW w:w="11805.0" w:type="dxa"/>
        <w:jc w:val="left"/>
        <w:tblInd w:w="-8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65"/>
        <w:gridCol w:w="3315"/>
        <w:gridCol w:w="3825"/>
        <w:tblGridChange w:id="0">
          <w:tblGrid>
            <w:gridCol w:w="4665"/>
            <w:gridCol w:w="3315"/>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2324100</wp:posOffset>
                  </wp:positionH>
                  <wp:positionV relativeFrom="paragraph">
                    <wp:posOffset>32901</wp:posOffset>
                  </wp:positionV>
                  <wp:extent cx="2862263" cy="1106273"/>
                  <wp:effectExtent b="0" l="0" r="0" t="0"/>
                  <wp:wrapNone/>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862263" cy="1106273"/>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Liberation Sans" w:cs="Liberation Sans" w:eastAsia="Liberation Sans" w:hAnsi="Liberation Sans"/>
          <w:b w:val="1"/>
          <w:bCs w:val="1"/>
          <w:color w:val="ed7d31"/>
          <w:sz w:val="32"/>
          <w:szCs w:val="32"/>
          <w:rtl w:val="0"/>
        </w:rPr>
        <w:t xml:space="preserve">ISRO ROBOTICS CHALLENGE - URSC 2026</w:t>
      </w:r>
      <w:r w:rsidDel="00000000" w:rsidR="00000000" w:rsidRPr="00000000">
        <w:rPr>
          <w:rtl w:val="0"/>
        </w:rPr>
      </w:r>
    </w:p>
    <w:p w:rsidR="00000000" w:rsidDel="00000000" w:rsidP="00000000" w:rsidRDefault="00000000" w:rsidRPr="00000000" w14:paraId="00000009">
      <w:pPr>
        <w:spacing w:after="200" w:lineRule="auto"/>
        <w:jc w:val="center"/>
        <w:rPr/>
      </w:pPr>
      <w:r w:rsidDel="00000000" w:rsidR="00000000" w:rsidRPr="00000000">
        <w:rPr>
          <w:rFonts w:ascii="Liberation Sans" w:cs="Liberation Sans" w:eastAsia="Liberation Sans" w:hAnsi="Liberation Sans"/>
          <w:b w:val="1"/>
          <w:bCs w:val="1"/>
          <w:color w:val="17365d"/>
          <w:sz w:val="60"/>
          <w:szCs w:val="60"/>
          <w:rtl w:val="0"/>
        </w:rPr>
        <w:t xml:space="preserve">FINAL PROJECT REPORT</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Liberation Sans" w:cs="Liberation Sans" w:eastAsia="Liberation Sans" w:hAnsi="Liberation Sans"/>
          <w:b w:val="1"/>
          <w:bCs w:val="1"/>
          <w:color w:val="1f4e78"/>
          <w:sz w:val="34"/>
          <w:szCs w:val="34"/>
          <w:rtl w:val="0"/>
        </w:rPr>
        <w:t xml:space="preserve">ASCEND: Autonomous GPS-Denied Micro-UAV and Automated Base Station</w:t>
      </w:r>
      <w:r w:rsidDel="00000000" w:rsidR="00000000" w:rsidRPr="00000000">
        <w:rPr>
          <w:rtl w:val="0"/>
        </w:rPr>
      </w:r>
    </w:p>
    <w:p w:rsidR="00000000" w:rsidDel="00000000" w:rsidP="00000000" w:rsidRDefault="00000000" w:rsidRPr="00000000" w14:paraId="0000000B">
      <w:pPr>
        <w:shd w:fill="17365d" w:val="clear"/>
        <w:spacing w:after="240" w:lineRule="auto"/>
        <w:jc w:val="center"/>
        <w:rPr/>
      </w:pPr>
      <w:r w:rsidDel="00000000" w:rsidR="00000000" w:rsidRPr="00000000">
        <w:rPr>
          <w:rFonts w:ascii="Liberation Sans" w:cs="Liberation Sans" w:eastAsia="Liberation Sans" w:hAnsi="Liberation Sans"/>
          <w:b w:val="1"/>
          <w:bCs w:val="1"/>
          <w:color w:val="ffffff"/>
          <w:sz w:val="26"/>
          <w:szCs w:val="26"/>
          <w:rtl w:val="0"/>
        </w:rPr>
        <w:t xml:space="preserve">LATEST FIELD-ROUND CONFIGURATION</w:t>
      </w:r>
      <w:r w:rsidDel="00000000" w:rsidR="00000000" w:rsidRPr="00000000">
        <w:rPr>
          <w:rtl w:val="0"/>
        </w:rPr>
      </w:r>
    </w:p>
    <w:tbl>
      <w:tblPr>
        <w:tblStyle w:val="Table2"/>
        <w:tblW w:w="10080.0" w:type="dxa"/>
        <w:jc w:val="center"/>
        <w:tblLayout w:type="fixed"/>
        <w:tblLook w:val="0400"/>
      </w:tblPr>
      <w:tblGrid>
        <w:gridCol w:w="4650"/>
        <w:gridCol w:w="5430"/>
        <w:tblGridChange w:id="0">
          <w:tblGrid>
            <w:gridCol w:w="4650"/>
            <w:gridCol w:w="5430"/>
          </w:tblGrid>
        </w:tblGridChange>
      </w:tblGrid>
      <w:tr>
        <w:trPr>
          <w:cantSplit w:val="0"/>
          <w:trHeight w:val="4608" w:hRule="atLeast"/>
          <w:tblHeader w:val="0"/>
        </w:trPr>
        <w:tc>
          <w:tcPr>
            <w:tcBorders>
              <w:top w:color="8c8c8c" w:space="0" w:sz="14" w:val="dashed"/>
              <w:left w:color="8c8c8c" w:space="0" w:sz="14" w:val="dashed"/>
              <w:bottom w:color="8c8c8c" w:space="0" w:sz="14" w:val="dashed"/>
              <w:right w:color="8c8c8c" w:space="0" w:sz="14" w:val="dashed"/>
            </w:tcBorders>
            <w:shd w:fill="f7f7f7" w:val="clear"/>
            <w:vAlign w:val="center"/>
          </w:tcPr>
          <w:p w:rsidR="00000000" w:rsidDel="00000000" w:rsidP="00000000" w:rsidRDefault="00000000" w:rsidRPr="00000000" w14:paraId="0000000C">
            <w:pPr>
              <w:jc w:val="center"/>
              <w:rPr/>
            </w:pPr>
            <w:r w:rsidDel="00000000" w:rsidR="00000000" w:rsidRPr="00000000">
              <w:rPr/>
              <w:drawing>
                <wp:inline distB="114300" distT="114300" distL="114300" distR="114300">
                  <wp:extent cx="2728913" cy="3133725"/>
                  <wp:effectExtent b="0" l="0" r="0" t="0"/>
                  <wp:docPr id="19"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2728913" cy="3133725"/>
                          </a:xfrm>
                          <a:prstGeom prst="rect"/>
                          <a:ln/>
                        </pic:spPr>
                      </pic:pic>
                    </a:graphicData>
                  </a:graphic>
                </wp:inline>
              </w:drawing>
            </w:r>
            <w:r w:rsidDel="00000000" w:rsidR="00000000" w:rsidRPr="00000000">
              <w:rPr>
                <w:rtl w:val="0"/>
              </w:rPr>
            </w:r>
          </w:p>
        </w:tc>
      </w:tr>
      <w:tr>
        <w:trPr>
          <w:cantSplit w:val="0"/>
          <w:tblHeader w:val="0"/>
        </w:trPr>
        <w:tc>
          <w:tcPr>
            <w:shd w:fill="1f4e78" w:val="clear"/>
            <w:tcMar>
              <w:top w:w="80.0" w:type="dxa"/>
              <w:bottom w:w="80.0" w:type="dxa"/>
            </w:tcMar>
            <w:vAlign w:val="center"/>
          </w:tcPr>
          <w:p w:rsidR="00000000" w:rsidDel="00000000" w:rsidP="00000000" w:rsidRDefault="00000000" w:rsidRPr="00000000" w14:paraId="0000000D">
            <w:pPr>
              <w:spacing w:after="0" w:lineRule="auto"/>
              <w:jc w:val="left"/>
              <w:rPr/>
            </w:pPr>
            <w:r w:rsidDel="00000000" w:rsidR="00000000" w:rsidRPr="00000000">
              <w:rPr>
                <w:rFonts w:ascii="Liberation Sans" w:cs="Liberation Sans" w:eastAsia="Liberation Sans" w:hAnsi="Liberation Sans"/>
                <w:b w:val="1"/>
                <w:bCs w:val="1"/>
                <w:color w:val="ffffff"/>
                <w:sz w:val="18"/>
                <w:szCs w:val="18"/>
                <w:rtl w:val="0"/>
              </w:rPr>
              <w:t xml:space="preserve">Team Name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0E">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IIC_SIT</w:t>
            </w:r>
            <w:r w:rsidDel="00000000" w:rsidR="00000000" w:rsidRPr="00000000">
              <w:rPr>
                <w:rtl w:val="0"/>
              </w:rPr>
            </w:r>
          </w:p>
        </w:tc>
      </w:tr>
      <w:tr>
        <w:trPr>
          <w:cantSplit w:val="0"/>
          <w:tblHeader w:val="0"/>
        </w:trPr>
        <w:tc>
          <w:tcPr>
            <w:shd w:fill="1f4e78" w:val="clear"/>
            <w:tcMar>
              <w:top w:w="80.0" w:type="dxa"/>
              <w:bottom w:w="80.0" w:type="dxa"/>
            </w:tcMar>
            <w:vAlign w:val="center"/>
          </w:tcPr>
          <w:p w:rsidR="00000000" w:rsidDel="00000000" w:rsidP="00000000" w:rsidRDefault="00000000" w:rsidRPr="00000000" w14:paraId="0000000F">
            <w:pPr>
              <w:spacing w:after="0" w:lineRule="auto"/>
              <w:jc w:val="left"/>
              <w:rPr/>
            </w:pPr>
            <w:r w:rsidDel="00000000" w:rsidR="00000000" w:rsidRPr="00000000">
              <w:rPr>
                <w:rFonts w:ascii="Liberation Sans" w:cs="Liberation Sans" w:eastAsia="Liberation Sans" w:hAnsi="Liberation Sans"/>
                <w:b w:val="1"/>
                <w:bCs w:val="1"/>
                <w:color w:val="ffffff"/>
                <w:sz w:val="18"/>
                <w:szCs w:val="18"/>
                <w:rtl w:val="0"/>
              </w:rPr>
              <w:t xml:space="preserve">Team ID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10">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10144</w:t>
            </w:r>
            <w:r w:rsidDel="00000000" w:rsidR="00000000" w:rsidRPr="00000000">
              <w:rPr>
                <w:rtl w:val="0"/>
              </w:rPr>
            </w:r>
          </w:p>
        </w:tc>
      </w:tr>
      <w:tr>
        <w:trPr>
          <w:cantSplit w:val="0"/>
          <w:tblHeader w:val="0"/>
        </w:trPr>
        <w:tc>
          <w:tcPr>
            <w:shd w:fill="1f4e78" w:val="clear"/>
            <w:tcMar>
              <w:top w:w="80.0" w:type="dxa"/>
              <w:bottom w:w="80.0" w:type="dxa"/>
            </w:tcMar>
            <w:vAlign w:val="center"/>
          </w:tcPr>
          <w:p w:rsidR="00000000" w:rsidDel="00000000" w:rsidP="00000000" w:rsidRDefault="00000000" w:rsidRPr="00000000" w14:paraId="00000011">
            <w:pPr>
              <w:spacing w:after="0" w:lineRule="auto"/>
              <w:jc w:val="left"/>
              <w:rPr/>
            </w:pPr>
            <w:r w:rsidDel="00000000" w:rsidR="00000000" w:rsidRPr="00000000">
              <w:rPr>
                <w:rFonts w:ascii="Liberation Sans" w:cs="Liberation Sans" w:eastAsia="Liberation Sans" w:hAnsi="Liberation Sans"/>
                <w:b w:val="1"/>
                <w:bCs w:val="1"/>
                <w:color w:val="ffffff"/>
                <w:sz w:val="18"/>
                <w:szCs w:val="18"/>
                <w:rtl w:val="0"/>
              </w:rPr>
              <w:t xml:space="preserve">Institute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12">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Sinhgad Institute of Technology, Lonavala</w:t>
            </w:r>
            <w:r w:rsidDel="00000000" w:rsidR="00000000" w:rsidRPr="00000000">
              <w:rPr>
                <w:rtl w:val="0"/>
              </w:rPr>
            </w:r>
          </w:p>
        </w:tc>
      </w:tr>
      <w:tr>
        <w:trPr>
          <w:cantSplit w:val="0"/>
          <w:tblHeader w:val="0"/>
        </w:trPr>
        <w:tc>
          <w:tcPr>
            <w:shd w:fill="1f4e78" w:val="clear"/>
            <w:tcMar>
              <w:top w:w="80.0" w:type="dxa"/>
              <w:bottom w:w="80.0" w:type="dxa"/>
            </w:tcMar>
            <w:vAlign w:val="center"/>
          </w:tcPr>
          <w:p w:rsidR="00000000" w:rsidDel="00000000" w:rsidP="00000000" w:rsidRDefault="00000000" w:rsidRPr="00000000" w14:paraId="00000013">
            <w:pPr>
              <w:spacing w:after="0" w:lineRule="auto"/>
              <w:jc w:val="left"/>
              <w:rPr/>
            </w:pPr>
            <w:r w:rsidDel="00000000" w:rsidR="00000000" w:rsidRPr="00000000">
              <w:rPr>
                <w:rFonts w:ascii="Liberation Sans" w:cs="Liberation Sans" w:eastAsia="Liberation Sans" w:hAnsi="Liberation Sans"/>
                <w:b w:val="1"/>
                <w:bCs w:val="1"/>
                <w:color w:val="ffffff"/>
                <w:sz w:val="18"/>
                <w:szCs w:val="18"/>
                <w:rtl w:val="0"/>
              </w:rPr>
              <w:t xml:space="preserve">Document Version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14">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Version 2.0 - Updated Current Configuration</w:t>
            </w:r>
            <w:r w:rsidDel="00000000" w:rsidR="00000000" w:rsidRPr="00000000">
              <w:rPr>
                <w:rtl w:val="0"/>
              </w:rPr>
            </w:r>
          </w:p>
        </w:tc>
      </w:tr>
      <w:tr>
        <w:trPr>
          <w:cantSplit w:val="0"/>
          <w:tblHeader w:val="0"/>
        </w:trPr>
        <w:tc>
          <w:tcPr>
            <w:shd w:fill="1f4e78" w:val="clear"/>
            <w:tcMar>
              <w:top w:w="80.0" w:type="dxa"/>
              <w:bottom w:w="80.0" w:type="dxa"/>
            </w:tcMar>
            <w:vAlign w:val="center"/>
          </w:tcPr>
          <w:p w:rsidR="00000000" w:rsidDel="00000000" w:rsidP="00000000" w:rsidRDefault="00000000" w:rsidRPr="00000000" w14:paraId="00000015">
            <w:pPr>
              <w:spacing w:after="0" w:lineRule="auto"/>
              <w:jc w:val="left"/>
              <w:rPr/>
            </w:pPr>
            <w:r w:rsidDel="00000000" w:rsidR="00000000" w:rsidRPr="00000000">
              <w:rPr>
                <w:rFonts w:ascii="Liberation Sans" w:cs="Liberation Sans" w:eastAsia="Liberation Sans" w:hAnsi="Liberation Sans"/>
                <w:b w:val="1"/>
                <w:bCs w:val="1"/>
                <w:color w:val="ffffff"/>
                <w:sz w:val="18"/>
                <w:szCs w:val="18"/>
                <w:rtl w:val="0"/>
              </w:rPr>
              <w:t xml:space="preserve">Submission Date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16">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11 July 2026</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Liberation Sans" w:cs="Liberation Sans" w:eastAsia="Liberation Sans" w:hAnsi="Liberation Sans"/>
          <w:b w:val="1"/>
          <w:bCs w:val="1"/>
          <w:color w:val="404040"/>
          <w:sz w:val="18"/>
          <w:szCs w:val="18"/>
          <w:rtl w:val="0"/>
        </w:rPr>
        <w:t xml:space="preserve">Prepared for the IRoC-U 2026 Final Field Round, Bengaluru</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rtl w:val="0"/>
        </w:rPr>
      </w:r>
    </w:p>
    <w:p w:rsidR="00000000" w:rsidDel="00000000" w:rsidP="00000000" w:rsidRDefault="00000000" w:rsidRPr="00000000" w14:paraId="0000001B">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1. </w:t>
      </w:r>
      <w:r w:rsidDel="00000000" w:rsidR="00000000" w:rsidRPr="00000000">
        <w:rPr>
          <w:rFonts w:ascii="Liberation Sans" w:cs="Liberation Sans" w:eastAsia="Liberation Sans" w:hAnsi="Liberation Sans"/>
          <w:i w:val="1"/>
          <w:iCs w:val="1"/>
          <w:color w:val="404040"/>
          <w:sz w:val="18"/>
          <w:szCs w:val="18"/>
          <w:rtl w:val="0"/>
        </w:rPr>
        <w:t xml:space="preserve">Document identification</w:t>
      </w: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01C">
            <w:pPr>
              <w:spacing w:after="0" w:lineRule="auto"/>
              <w:jc w:val="center"/>
              <w:rPr/>
            </w:pPr>
            <w:r w:rsidDel="00000000" w:rsidR="00000000" w:rsidRPr="00000000">
              <w:rPr>
                <w:rFonts w:ascii="Liberation Sans" w:cs="Liberation Sans" w:eastAsia="Liberation Sans" w:hAnsi="Liberation Sans"/>
                <w:b w:val="1"/>
                <w:bCs w:val="1"/>
                <w:color w:val="ffffff"/>
                <w:sz w:val="18"/>
                <w:szCs w:val="18"/>
                <w:rtl w:val="0"/>
              </w:rPr>
              <w:t xml:space="preserve">Field</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1D">
            <w:pPr>
              <w:spacing w:after="0" w:lineRule="auto"/>
              <w:jc w:val="center"/>
              <w:rPr/>
            </w:pPr>
            <w:r w:rsidDel="00000000" w:rsidR="00000000" w:rsidRPr="00000000">
              <w:rPr>
                <w:rFonts w:ascii="Liberation Sans" w:cs="Liberation Sans" w:eastAsia="Liberation Sans" w:hAnsi="Liberation Sans"/>
                <w:b w:val="1"/>
                <w:bCs w:val="1"/>
                <w:color w:val="ffffff"/>
                <w:sz w:val="18"/>
                <w:szCs w:val="18"/>
                <w:rtl w:val="0"/>
              </w:rPr>
              <w:t xml:space="preserve">Value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E">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Document title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F">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IRoC-U 2026 Final Project Report - Updated Current Configuration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20">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Project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21">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ASCEND Autonomous GPS-Denied Micro-UAV and Automated Base Station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2">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Team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3">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IIC_SIT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24">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Team ID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25">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10144</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6">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Institute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7">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Sinhgad Institute of Technology, Lonavala</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28">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Document owner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29">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Yash Kamble - Team Lead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A">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Faculty guide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B">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Dr. M. S. Chaudhari - Mentor</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2C">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Classification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2D">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Competition submission / controlled project document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E">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F">
            <w:pPr>
              <w:spacing w:after="0" w:lineRule="auto"/>
              <w:jc w:val="left"/>
              <w:rPr/>
            </w:pPr>
            <w:r w:rsidDel="00000000" w:rsidR="00000000" w:rsidRPr="00000000">
              <w:rPr>
                <w:rFonts w:ascii="Liberation Sans" w:cs="Liberation Sans" w:eastAsia="Liberation Sans" w:hAnsi="Liberation Sans"/>
                <w:b w:val="0"/>
                <w:bCs w:val="0"/>
                <w:color w:val="404040"/>
                <w:sz w:val="18"/>
                <w:szCs w:val="18"/>
                <w:rtl w:val="0"/>
              </w:rPr>
              <w:t xml:space="preserve">Draft prepared for final verification</w:t>
            </w:r>
            <w:r w:rsidDel="00000000" w:rsidR="00000000" w:rsidRPr="00000000">
              <w:rPr>
                <w:rtl w:val="0"/>
              </w:rPr>
            </w:r>
          </w:p>
        </w:tc>
      </w:tr>
    </w:tbl>
    <w:p w:rsidR="00000000" w:rsidDel="00000000" w:rsidP="00000000" w:rsidRDefault="00000000" w:rsidRPr="00000000" w14:paraId="00000030">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2. </w:t>
      </w:r>
      <w:r w:rsidDel="00000000" w:rsidR="00000000" w:rsidRPr="00000000">
        <w:rPr>
          <w:rFonts w:ascii="Liberation Sans" w:cs="Liberation Sans" w:eastAsia="Liberation Sans" w:hAnsi="Liberation Sans"/>
          <w:i w:val="1"/>
          <w:iCs w:val="1"/>
          <w:color w:val="404040"/>
          <w:sz w:val="18"/>
          <w:szCs w:val="18"/>
          <w:rtl w:val="0"/>
        </w:rPr>
        <w:t xml:space="preserve">Revision history</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031">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Version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32">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Date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33">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Description of change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34">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Prepared by</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35">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Approved by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3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w:t>
            </w:r>
            <w:r w:rsidDel="00000000" w:rsidR="00000000" w:rsidRPr="00000000">
              <w:rPr>
                <w:color w:val="404040"/>
                <w:sz w:val="16"/>
                <w:szCs w:val="16"/>
                <w:rtl w:val="0"/>
              </w:rPr>
              <w:t xml:space="preserve">10</w:t>
            </w:r>
            <w:r w:rsidDel="00000000" w:rsidR="00000000" w:rsidRPr="00000000">
              <w:rPr>
                <w:rFonts w:ascii="Liberation Sans" w:cs="Liberation Sans" w:eastAsia="Liberation Sans" w:hAnsi="Liberation Sans"/>
                <w:b w:val="0"/>
                <w:bCs w:val="0"/>
                <w:color w:val="404040"/>
                <w:sz w:val="16"/>
                <w:szCs w:val="16"/>
                <w:rtl w:val="0"/>
              </w:rPr>
              <w:t xml:space="preserve">/</w:t>
            </w:r>
            <w:r w:rsidDel="00000000" w:rsidR="00000000" w:rsidRPr="00000000">
              <w:rPr>
                <w:color w:val="404040"/>
                <w:sz w:val="16"/>
                <w:szCs w:val="16"/>
                <w:rtl w:val="0"/>
              </w:rPr>
              <w:t xml:space="preserve">01</w:t>
            </w:r>
            <w:r w:rsidDel="00000000" w:rsidR="00000000" w:rsidRPr="00000000">
              <w:rPr>
                <w:rFonts w:ascii="Liberation Sans" w:cs="Liberation Sans" w:eastAsia="Liberation Sans" w:hAnsi="Liberation Sans"/>
                <w:b w:val="0"/>
                <w:bCs w:val="0"/>
                <w:color w:val="404040"/>
                <w:sz w:val="16"/>
                <w:szCs w:val="16"/>
                <w:rtl w:val="0"/>
              </w:rPr>
              <w:t xml:space="preserve">/2026]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Initial architecture and requirement draft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9">
            <w:pPr>
              <w:rPr/>
            </w:pPr>
            <w:r w:rsidDel="00000000" w:rsidR="00000000" w:rsidRPr="00000000">
              <w:rPr>
                <w:color w:val="404040"/>
                <w:sz w:val="16"/>
                <w:szCs w:val="16"/>
                <w:rtl w:val="0"/>
              </w:rPr>
              <w:t xml:space="preserve">Team IIC_SIT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A">
            <w:pPr>
              <w:spacing w:after="0" w:lineRule="auto"/>
              <w:jc w:val="left"/>
              <w:rPr>
                <w:color w:val="404040"/>
                <w:sz w:val="16"/>
                <w:szCs w:val="16"/>
              </w:rPr>
            </w:pPr>
            <w:r w:rsidDel="00000000" w:rsidR="00000000" w:rsidRPr="00000000">
              <w:rPr>
                <w:color w:val="404040"/>
                <w:sz w:val="16"/>
                <w:szCs w:val="16"/>
                <w:rtl w:val="0"/>
              </w:rPr>
              <w:t xml:space="preserve">Dr. M. S. Chaudhari</w:t>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3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0.5</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3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w:t>
            </w:r>
            <w:r w:rsidDel="00000000" w:rsidR="00000000" w:rsidRPr="00000000">
              <w:rPr>
                <w:color w:val="404040"/>
                <w:sz w:val="16"/>
                <w:szCs w:val="16"/>
                <w:rtl w:val="0"/>
              </w:rPr>
              <w:t xml:space="preserve">1</w:t>
            </w:r>
            <w:r w:rsidDel="00000000" w:rsidR="00000000" w:rsidRPr="00000000">
              <w:rPr>
                <w:rFonts w:ascii="Liberation Sans" w:cs="Liberation Sans" w:eastAsia="Liberation Sans" w:hAnsi="Liberation Sans"/>
                <w:b w:val="0"/>
                <w:bCs w:val="0"/>
                <w:color w:val="404040"/>
                <w:sz w:val="16"/>
                <w:szCs w:val="16"/>
                <w:rtl w:val="0"/>
              </w:rPr>
              <w:t xml:space="preserve">/</w:t>
            </w:r>
            <w:r w:rsidDel="00000000" w:rsidR="00000000" w:rsidRPr="00000000">
              <w:rPr>
                <w:color w:val="404040"/>
                <w:sz w:val="16"/>
                <w:szCs w:val="16"/>
                <w:rtl w:val="0"/>
              </w:rPr>
              <w:t xml:space="preserve">05</w:t>
            </w:r>
            <w:r w:rsidDel="00000000" w:rsidR="00000000" w:rsidRPr="00000000">
              <w:rPr>
                <w:rFonts w:ascii="Liberation Sans" w:cs="Liberation Sans" w:eastAsia="Liberation Sans" w:hAnsi="Liberation Sans"/>
                <w:b w:val="0"/>
                <w:bCs w:val="0"/>
                <w:color w:val="404040"/>
                <w:sz w:val="16"/>
                <w:szCs w:val="16"/>
                <w:rtl w:val="0"/>
              </w:rPr>
              <w:t xml:space="preserve">/2026]</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3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Elimination-round configuration freeze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3E">
            <w:pPr>
              <w:rPr/>
            </w:pPr>
            <w:r w:rsidDel="00000000" w:rsidR="00000000" w:rsidRPr="00000000">
              <w:rPr>
                <w:color w:val="404040"/>
                <w:sz w:val="16"/>
                <w:szCs w:val="16"/>
                <w:rtl w:val="0"/>
              </w:rPr>
              <w:t xml:space="preserve">Team IIC_SIT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3F">
            <w:pPr>
              <w:rPr>
                <w:color w:val="404040"/>
                <w:sz w:val="16"/>
                <w:szCs w:val="16"/>
              </w:rPr>
            </w:pPr>
            <w:r w:rsidDel="00000000" w:rsidR="00000000" w:rsidRPr="00000000">
              <w:rPr>
                <w:color w:val="404040"/>
                <w:sz w:val="16"/>
                <w:szCs w:val="16"/>
                <w:rtl w:val="0"/>
              </w:rPr>
              <w:t xml:space="preserve">Dr. M. S. Chaudhari</w:t>
            </w:r>
          </w:p>
          <w:p w:rsidR="00000000" w:rsidDel="00000000" w:rsidP="00000000" w:rsidRDefault="00000000" w:rsidRPr="00000000" w14:paraId="00000040">
            <w:pPr>
              <w:spacing w:after="0" w:lineRule="auto"/>
              <w:jc w:val="left"/>
              <w:rPr>
                <w:color w:val="404040"/>
                <w:sz w:val="16"/>
                <w:szCs w:val="16"/>
              </w:rPr>
            </w:pP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11/07/2026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Initial latest-configuration compilation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Team IIC_SIT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5">
            <w:pPr>
              <w:rPr>
                <w:color w:val="404040"/>
                <w:sz w:val="16"/>
                <w:szCs w:val="16"/>
              </w:rPr>
            </w:pPr>
            <w:r w:rsidDel="00000000" w:rsidR="00000000" w:rsidRPr="00000000">
              <w:rPr>
                <w:color w:val="404040"/>
                <w:sz w:val="16"/>
                <w:szCs w:val="16"/>
                <w:rtl w:val="0"/>
              </w:rPr>
              <w:t xml:space="preserve">Dr. M. S. Chaudhari</w:t>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4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2.0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4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11/07/2026</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4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Regenerated from current-stack, design/test, mission-outcome and demonstration records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4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Team IIC_SIT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4A">
            <w:pPr>
              <w:rPr>
                <w:color w:val="404040"/>
                <w:sz w:val="16"/>
                <w:szCs w:val="16"/>
              </w:rPr>
            </w:pPr>
            <w:r w:rsidDel="00000000" w:rsidR="00000000" w:rsidRPr="00000000">
              <w:rPr>
                <w:color w:val="404040"/>
                <w:sz w:val="16"/>
                <w:szCs w:val="16"/>
                <w:rtl w:val="0"/>
              </w:rPr>
              <w:t xml:space="preserve">Dr. M. S. Chaudhari</w:t>
            </w:r>
          </w:p>
        </w:tc>
      </w:tr>
    </w:tbl>
    <w:p w:rsidR="00000000" w:rsidDel="00000000" w:rsidP="00000000" w:rsidRDefault="00000000" w:rsidRPr="00000000" w14:paraId="0000004B">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Configuration Freeze Checklist</w:t>
      </w: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04C">
            <w:pPr>
              <w:spacing w:after="0" w:lineRule="auto"/>
              <w:jc w:val="center"/>
              <w:rPr/>
            </w:pPr>
            <w:r w:rsidDel="00000000" w:rsidR="00000000" w:rsidRPr="00000000">
              <w:rPr>
                <w:rFonts w:ascii="Liberation Sans" w:cs="Liberation Sans" w:eastAsia="Liberation Sans" w:hAnsi="Liberation Sans"/>
                <w:b w:val="1"/>
                <w:bCs w:val="1"/>
                <w:color w:val="ffffff"/>
                <w:sz w:val="17"/>
                <w:szCs w:val="17"/>
                <w:rtl w:val="0"/>
              </w:rPr>
              <w:t xml:space="preserve">Check</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4D">
            <w:pPr>
              <w:spacing w:after="0" w:lineRule="auto"/>
              <w:jc w:val="center"/>
              <w:rPr/>
            </w:pPr>
            <w:r w:rsidDel="00000000" w:rsidR="00000000" w:rsidRPr="00000000">
              <w:rPr>
                <w:rFonts w:ascii="Liberation Sans" w:cs="Liberation Sans" w:eastAsia="Liberation Sans" w:hAnsi="Liberation Sans"/>
                <w:b w:val="1"/>
                <w:bCs w:val="1"/>
                <w:color w:val="ffffff"/>
                <w:sz w:val="17"/>
                <w:szCs w:val="17"/>
                <w:rtl w:val="0"/>
              </w:rPr>
              <w:t xml:space="preserve">Required confirmation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E">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Physical configuration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F">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All hardware listed in Sections 3 and 20 is installed on the final competition vehicle.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50">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Sensor roles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51">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RPLidar, H-Flow, Sony IMX500, Hailo AI HAT+ 2 and any supplementary thermal payload match the installed build.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2">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Mass and dimensions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3">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All values are measured after the final assembly.</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54">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Software versions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55">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PX4, OS, MAVSDK/MAVLink, RPLidar driver, Picamera2/IMX500</w:t>
            </w:r>
            <w:r w:rsidDel="00000000" w:rsidR="00000000" w:rsidRPr="00000000">
              <w:rPr>
                <w:color w:val="404040"/>
                <w:sz w:val="17"/>
                <w:szCs w:val="17"/>
                <w:rtl w:val="0"/>
              </w:rPr>
              <w:t xml:space="preserve"> </w:t>
            </w:r>
            <w:r w:rsidDel="00000000" w:rsidR="00000000" w:rsidRPr="00000000">
              <w:rPr>
                <w:rFonts w:ascii="Liberation Sans" w:cs="Liberation Sans" w:eastAsia="Liberation Sans" w:hAnsi="Liberation Sans"/>
                <w:b w:val="0"/>
                <w:bCs w:val="0"/>
                <w:color w:val="404040"/>
                <w:sz w:val="17"/>
                <w:szCs w:val="17"/>
                <w:rtl w:val="0"/>
              </w:rPr>
              <w:t xml:space="preserve">and mission commit IDs are recorded.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6">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Photographs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7">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Final photos match the configuration described in this report.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58">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Test evidence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59">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Tables and plots use final-build test runs only.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A">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Safety values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B">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Margins, stop distances, speed limits and failsafes are verified.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5C">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Final review</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5D">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No placeholder text or image boxes remain in the submitted PDF.</w:t>
            </w:r>
            <w:r w:rsidDel="00000000" w:rsidR="00000000" w:rsidRPr="00000000">
              <w:rPr>
                <w:rtl w:val="0"/>
              </w:rPr>
            </w:r>
          </w:p>
        </w:tc>
      </w:tr>
    </w:tbl>
    <w:p w:rsidR="00000000" w:rsidDel="00000000" w:rsidP="00000000" w:rsidRDefault="00000000" w:rsidRPr="00000000" w14:paraId="0000005E">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Source Documents and Configuration Authorit</w:t>
      </w:r>
      <w:r w:rsidDel="00000000" w:rsidR="00000000" w:rsidRPr="00000000">
        <w:rPr>
          <w:rtl w:val="0"/>
        </w:rPr>
        <w:t xml:space="preserve">y</w:t>
      </w:r>
    </w:p>
    <w:p w:rsidR="00000000" w:rsidDel="00000000" w:rsidP="00000000" w:rsidRDefault="00000000" w:rsidRPr="00000000" w14:paraId="0000005F">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This regenerated report uses a controlled source hierarchy to resolve differences among proposal, pre-field, elimination-round and current-stack documents. The Current Drone Stack Specification is the controlling source for the active aerial baseline; the Design and Test Report is the controlling source for Base Station v6.1; the Mission Outcome and 04 July 2026 Demonstration Reports provide validation evidence; and the Arena and Feature Report defines the implemented offline image-analysis pipeline. Earlier Livox MID360, OAK-D and proposal-stage architectures are treated as historical configurations and are intentionally not presented as the active final baseline in this file.</w:t>
      </w:r>
      <w:r w:rsidDel="00000000" w:rsidR="00000000" w:rsidRPr="00000000">
        <w:rPr>
          <w:rtl w:val="0"/>
        </w:rPr>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060">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Authority level</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61">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Source record</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62">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Use in this report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1 - Current aerial baseline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Current Drone Stack Specification Report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Active Pixhawk/PX4, Raspberry Pi 5, RPLidar, H-Flow,  propulsion, frame and battery stack</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6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2 - Current ground baseline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6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Design and Test Report - Base Station v6.1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6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Mechanical centering, iris/actuator, pogo interface, electronics, modes and charging telemetry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3 - Validation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Mission Outcome and IRoC-U 2026 Demonstration Reports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Mission status, attempt history and successful task evidence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6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4 - Processing implementation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6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Arena and Feature Report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6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HD-to-LR transfer, SIFT/KNN/RANSAC target validation and output folders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Historical only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Proposal and earlier pre-field reports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Development traceability; to be added later as a separate previous-configuration section</w:t>
            </w:r>
            <w:r w:rsidDel="00000000" w:rsidR="00000000" w:rsidRPr="00000000">
              <w:rPr>
                <w:rtl w:val="0"/>
              </w:rPr>
            </w:r>
          </w:p>
        </w:tc>
      </w:tr>
    </w:tbl>
    <w:p w:rsidR="00000000" w:rsidDel="00000000" w:rsidP="00000000" w:rsidRDefault="00000000" w:rsidRPr="00000000" w14:paraId="00000072">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Declaration and Approval</w:t>
      </w:r>
      <w:r w:rsidDel="00000000" w:rsidR="00000000" w:rsidRPr="00000000">
        <w:rPr>
          <w:rtl w:val="0"/>
        </w:rPr>
      </w:r>
    </w:p>
    <w:p w:rsidR="00000000" w:rsidDel="00000000" w:rsidP="00000000" w:rsidRDefault="00000000" w:rsidRPr="00000000" w14:paraId="00000073">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We hereby declare that this report represents the latest configuration of the ASCEND autonomous drone and automated base station developed by Team IIC_SIT for the IRoC-U 2026 Final Field Round. The configuration, photographs, measurements, software versions and validation results included in the final submitted copy will be checked against the physically assembled system.</w:t>
      </w:r>
      <w:r w:rsidDel="00000000" w:rsidR="00000000" w:rsidRPr="00000000">
        <w:rPr>
          <w:rtl w:val="0"/>
        </w:rPr>
      </w:r>
    </w:p>
    <w:p w:rsidR="00000000" w:rsidDel="00000000" w:rsidP="00000000" w:rsidRDefault="00000000" w:rsidRPr="00000000" w14:paraId="00000074">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team further declares that all technical claims in the final report will be supported by implementation evidence, measured results, flight logs, photographs or engineering calculations. Any remaining limitation will be identified transparently in the relevant section.</w:t>
      </w:r>
      <w:r w:rsidDel="00000000" w:rsidR="00000000" w:rsidRPr="00000000">
        <w:rPr>
          <w:rtl w:val="0"/>
        </w:rPr>
      </w:r>
    </w:p>
    <w:tbl>
      <w:tblPr>
        <w:tblStyle w:val="Table7"/>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Yash kamble</w:t>
            </w:r>
          </w:p>
          <w:p w:rsidR="00000000" w:rsidDel="00000000" w:rsidP="00000000" w:rsidRDefault="00000000" w:rsidRPr="00000000" w14:paraId="00000079">
            <w:pPr>
              <w:jc w:val="center"/>
              <w:rPr/>
            </w:pPr>
            <w:r w:rsidDel="00000000" w:rsidR="00000000" w:rsidRPr="00000000">
              <w:rPr>
                <w:rFonts w:ascii="Liberation Sans" w:cs="Liberation Sans" w:eastAsia="Liberation Sans" w:hAnsi="Liberation Sans"/>
                <w:color w:val="555555"/>
                <w:sz w:val="18"/>
                <w:szCs w:val="18"/>
                <w:rtl w:val="0"/>
              </w:rPr>
              <w:t xml:space="preserve">____________________________</w:t>
            </w:r>
            <w:r w:rsidDel="00000000" w:rsidR="00000000" w:rsidRPr="00000000">
              <w:rPr>
                <w:rtl w:val="0"/>
              </w:rPr>
            </w:r>
          </w:p>
          <w:p w:rsidR="00000000" w:rsidDel="00000000" w:rsidP="00000000" w:rsidRDefault="00000000" w:rsidRPr="00000000" w14:paraId="0000007A">
            <w:pPr>
              <w:jc w:val="center"/>
              <w:rPr/>
            </w:pPr>
            <w:r w:rsidDel="00000000" w:rsidR="00000000" w:rsidRPr="00000000">
              <w:rPr>
                <w:rFonts w:ascii="Liberation Sans" w:cs="Liberation Sans" w:eastAsia="Liberation Sans" w:hAnsi="Liberation Sans"/>
                <w:b w:val="1"/>
                <w:bCs w:val="1"/>
                <w:color w:val="404040"/>
                <w:sz w:val="18"/>
                <w:szCs w:val="18"/>
                <w:rtl w:val="0"/>
              </w:rPr>
              <w:t xml:space="preserve">Team Leader</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sz w:val="18"/>
                <w:szCs w:val="18"/>
                <w:rtl w:val="0"/>
              </w:rPr>
              <w:t xml:space="preserve">Mr. Suraj Surve</w:t>
            </w:r>
            <w:r w:rsidDel="00000000" w:rsidR="00000000" w:rsidRPr="00000000">
              <w:rPr>
                <w:rtl w:val="0"/>
              </w:rPr>
            </w:r>
          </w:p>
          <w:p w:rsidR="00000000" w:rsidDel="00000000" w:rsidP="00000000" w:rsidRDefault="00000000" w:rsidRPr="00000000" w14:paraId="0000007F">
            <w:pPr>
              <w:jc w:val="center"/>
              <w:rPr/>
            </w:pPr>
            <w:r w:rsidDel="00000000" w:rsidR="00000000" w:rsidRPr="00000000">
              <w:rPr>
                <w:rFonts w:ascii="Liberation Sans" w:cs="Liberation Sans" w:eastAsia="Liberation Sans" w:hAnsi="Liberation Sans"/>
                <w:color w:val="555555"/>
                <w:sz w:val="18"/>
                <w:szCs w:val="18"/>
                <w:rtl w:val="0"/>
              </w:rPr>
              <w:t xml:space="preserve">____________________________</w:t>
            </w:r>
            <w:r w:rsidDel="00000000" w:rsidR="00000000" w:rsidRPr="00000000">
              <w:rPr>
                <w:rtl w:val="0"/>
              </w:rPr>
            </w:r>
          </w:p>
          <w:p w:rsidR="00000000" w:rsidDel="00000000" w:rsidP="00000000" w:rsidRDefault="00000000" w:rsidRPr="00000000" w14:paraId="00000080">
            <w:pPr>
              <w:jc w:val="center"/>
              <w:rPr/>
            </w:pPr>
            <w:r w:rsidDel="00000000" w:rsidR="00000000" w:rsidRPr="00000000">
              <w:rPr>
                <w:b w:val="1"/>
                <w:bCs w:val="1"/>
                <w:color w:val="404040"/>
                <w:sz w:val="18"/>
                <w:szCs w:val="18"/>
                <w:rtl w:val="0"/>
              </w:rPr>
              <w:t xml:space="preserve">Industry expert  </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color w:val="404040"/>
                <w:sz w:val="18"/>
                <w:szCs w:val="18"/>
                <w:rtl w:val="0"/>
              </w:rPr>
              <w:t xml:space="preserve">Dr. M. S. Chaudhari</w:t>
            </w:r>
            <w:r w:rsidDel="00000000" w:rsidR="00000000" w:rsidRPr="00000000">
              <w:rPr>
                <w:rtl w:val="0"/>
              </w:rPr>
            </w:r>
          </w:p>
          <w:p w:rsidR="00000000" w:rsidDel="00000000" w:rsidP="00000000" w:rsidRDefault="00000000" w:rsidRPr="00000000" w14:paraId="00000085">
            <w:pPr>
              <w:jc w:val="center"/>
              <w:rPr/>
            </w:pPr>
            <w:r w:rsidDel="00000000" w:rsidR="00000000" w:rsidRPr="00000000">
              <w:rPr>
                <w:rFonts w:ascii="Liberation Sans" w:cs="Liberation Sans" w:eastAsia="Liberation Sans" w:hAnsi="Liberation Sans"/>
                <w:color w:val="555555"/>
                <w:sz w:val="18"/>
                <w:szCs w:val="18"/>
                <w:rtl w:val="0"/>
              </w:rPr>
              <w:t xml:space="preserve">____________________________</w:t>
            </w:r>
            <w:r w:rsidDel="00000000" w:rsidR="00000000" w:rsidRPr="00000000">
              <w:rPr>
                <w:rtl w:val="0"/>
              </w:rPr>
            </w:r>
          </w:p>
          <w:p w:rsidR="00000000" w:rsidDel="00000000" w:rsidP="00000000" w:rsidRDefault="00000000" w:rsidRPr="00000000" w14:paraId="00000086">
            <w:pPr>
              <w:jc w:val="center"/>
              <w:rPr/>
            </w:pPr>
            <w:r w:rsidDel="00000000" w:rsidR="00000000" w:rsidRPr="00000000">
              <w:rPr>
                <w:b w:val="1"/>
                <w:bCs w:val="1"/>
                <w:color w:val="404040"/>
                <w:sz w:val="18"/>
                <w:szCs w:val="18"/>
                <w:rtl w:val="0"/>
              </w:rPr>
              <w:t xml:space="preserve">Faculty coordinator / Dean of R&amp;D</w:t>
            </w:r>
            <w:r w:rsidDel="00000000" w:rsidR="00000000" w:rsidRPr="00000000">
              <w:rPr>
                <w:rtl w:val="0"/>
              </w:rPr>
            </w:r>
          </w:p>
        </w:tc>
      </w:tr>
    </w:tbl>
    <w:p w:rsidR="00000000" w:rsidDel="00000000" w:rsidP="00000000" w:rsidRDefault="00000000" w:rsidRPr="00000000" w14:paraId="00000087">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Acknowledgement</w:t>
      </w:r>
      <w:r w:rsidDel="00000000" w:rsidR="00000000" w:rsidRPr="00000000">
        <w:rPr>
          <w:rtl w:val="0"/>
        </w:rPr>
      </w:r>
    </w:p>
    <w:p w:rsidR="00000000" w:rsidDel="00000000" w:rsidP="00000000" w:rsidRDefault="00000000" w:rsidRPr="00000000" w14:paraId="00000088">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Team IIC_SIT expresses sincere gratitude to the ISRO Robotics Challenge - URSC 2026 Organizing Committee for providing the technical challenge and final field-round opportunity. The team acknowledges the support of Sinhgad Institute of Technology, Lonavala, institute management, faculty mentors, laboratory and workshop staff, </w:t>
      </w:r>
      <w:r w:rsidDel="00000000" w:rsidR="00000000" w:rsidRPr="00000000">
        <w:rPr>
          <w:color w:val="404040"/>
          <w:rtl w:val="0"/>
        </w:rPr>
        <w:t xml:space="preserve">P</w:t>
      </w:r>
      <w:r w:rsidDel="00000000" w:rsidR="00000000" w:rsidRPr="00000000">
        <w:rPr>
          <w:rFonts w:ascii="Liberation Sans" w:cs="Liberation Sans" w:eastAsia="Liberation Sans" w:hAnsi="Liberation Sans"/>
          <w:color w:val="404040"/>
          <w:sz w:val="20"/>
          <w:szCs w:val="20"/>
          <w:rtl w:val="0"/>
        </w:rPr>
        <w:t xml:space="preserve">roject reviewers and every student member who contributed to the mechanical, electronics, autonomy, perception, testing, documentation and logistics activities of ASCEND.</w:t>
      </w:r>
      <w:r w:rsidDel="00000000" w:rsidR="00000000" w:rsidRPr="00000000">
        <w:rPr>
          <w:rtl w:val="0"/>
        </w:rPr>
      </w:r>
    </w:p>
    <w:p w:rsidR="00000000" w:rsidDel="00000000" w:rsidP="00000000" w:rsidRDefault="00000000" w:rsidRPr="00000000" w14:paraId="00000089">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Team Information</w:t>
      </w:r>
      <w:r w:rsidDel="00000000" w:rsidR="00000000" w:rsidRPr="00000000">
        <w:rPr>
          <w:rtl w:val="0"/>
        </w:rPr>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08A">
            <w:pPr>
              <w:spacing w:after="0" w:lineRule="auto"/>
              <w:jc w:val="center"/>
              <w:rPr/>
            </w:pPr>
            <w:r w:rsidDel="00000000" w:rsidR="00000000" w:rsidRPr="00000000">
              <w:rPr>
                <w:rFonts w:ascii="Liberation Sans" w:cs="Liberation Sans" w:eastAsia="Liberation Sans" w:hAnsi="Liberation Sans"/>
                <w:b w:val="1"/>
                <w:bCs w:val="1"/>
                <w:color w:val="ffffff"/>
                <w:sz w:val="17"/>
                <w:szCs w:val="17"/>
                <w:rtl w:val="0"/>
              </w:rPr>
              <w:t xml:space="preserve">Role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8B">
            <w:pPr>
              <w:spacing w:after="0" w:lineRule="auto"/>
              <w:jc w:val="center"/>
              <w:rPr/>
            </w:pPr>
            <w:r w:rsidDel="00000000" w:rsidR="00000000" w:rsidRPr="00000000">
              <w:rPr>
                <w:rFonts w:ascii="Liberation Sans" w:cs="Liberation Sans" w:eastAsia="Liberation Sans" w:hAnsi="Liberation Sans"/>
                <w:b w:val="1"/>
                <w:bCs w:val="1"/>
                <w:color w:val="ffffff"/>
                <w:sz w:val="17"/>
                <w:szCs w:val="17"/>
                <w:rtl w:val="0"/>
              </w:rPr>
              <w:t xml:space="preserve">Name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C">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Team Lead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D">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Yash Kamble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8E">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Team Members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8F">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Aniket Raj; Sanskar Herale; Vignarth Mahesh Chitiken; Anant Prafulla Hejib</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0">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Mentor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1">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Dr. M. S. Chaudhari</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92">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Institute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93">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Sinhgad Institute of Technology, Lonavala</w:t>
            </w:r>
            <w:r w:rsidDel="00000000" w:rsidR="00000000" w:rsidRPr="00000000">
              <w:rPr>
                <w:rtl w:val="0"/>
              </w:rPr>
            </w:r>
          </w:p>
        </w:tc>
      </w:tr>
    </w:tbl>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Executive Summary</w:t>
      </w:r>
      <w:r w:rsidDel="00000000" w:rsidR="00000000" w:rsidRPr="00000000">
        <w:rPr>
          <w:rtl w:val="0"/>
        </w:rPr>
      </w:r>
    </w:p>
    <w:p w:rsidR="00000000" w:rsidDel="00000000" w:rsidP="00000000" w:rsidRDefault="00000000" w:rsidRPr="00000000" w14:paraId="00000096">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ASCEND (Autonomous Survey &amp; Computation in GPS-Denied Environments) is an integrated autonomous micro-UAV and automated base-station platform developed by Team IIC_SIT for the IRoC-U 2026 challenge. The current system supports autonomous initialization, takeoff, indoor survey, image capture, coordinate logging, return and landing support, mechanical docking, wired data transfer, post-flight target validation and protected battery charging.</w:t>
      </w:r>
      <w:r w:rsidDel="00000000" w:rsidR="00000000" w:rsidRPr="00000000">
        <w:rPr>
          <w:rtl w:val="0"/>
        </w:rPr>
      </w:r>
    </w:p>
    <w:p w:rsidR="00000000" w:rsidDel="00000000" w:rsidP="00000000" w:rsidRDefault="00000000" w:rsidRPr="00000000" w14:paraId="00000097">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current aerial baseline is built around a Pixhawk 6C running PX4 and a Raspberry Pi 5 with 16 GB RAM and NVMe storage. PX4 remains the low-level flight authority, while the Raspberry Pi executes the Python mission supervisor through MAVSDK/MAVLink. The active navigation and safety stack uses SLAMTEC RPLidar A1M8 range scans for </w:t>
      </w:r>
      <w:r w:rsidDel="00000000" w:rsidR="00000000" w:rsidRPr="00000000">
        <w:rPr>
          <w:color w:val="404040"/>
          <w:rtl w:val="0"/>
        </w:rPr>
        <w:t xml:space="preserve">obstacle </w:t>
      </w:r>
      <w:r w:rsidDel="00000000" w:rsidR="00000000" w:rsidRPr="00000000">
        <w:rPr>
          <w:rFonts w:ascii="Liberation Sans" w:cs="Liberation Sans" w:eastAsia="Liberation Sans" w:hAnsi="Liberation Sans"/>
          <w:color w:val="404040"/>
          <w:sz w:val="20"/>
          <w:szCs w:val="20"/>
          <w:rtl w:val="0"/>
        </w:rPr>
        <w:t xml:space="preserve">, boundary and lane awareness, together with a Holybro H-Flow optical-flow, time-of-flight range and IMU module for near-ground motion and altitude support. A Sony IMX500 Raspberry Pi AI Camera captures high-definition mission imagery, A Waveshare MLX90640 thermal camera is documented as a supplementary payload and must be retained in the final baseline only when physically installed.</w:t>
      </w:r>
      <w:r w:rsidDel="00000000" w:rsidR="00000000" w:rsidRPr="00000000">
        <w:rPr>
          <w:rtl w:val="0"/>
        </w:rPr>
      </w:r>
    </w:p>
    <w:p w:rsidR="00000000" w:rsidDel="00000000" w:rsidP="00000000" w:rsidRDefault="00000000" w:rsidRPr="00000000" w14:paraId="00000098">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final airframe uses a custom carbon-fibre tube-and-clamp structure, custom PCB integration, T-Motor MN3110 470 KV motors, 14 x 4.7 propellers, a T-Motor F55-series all-in-one ESC and a 4S 2800 mAh lithium-ion battery. The Base Station  uses a 20 x 20 mm aluminium-extrusion frame, four NEMA17/T8 lead-screw centering axes, eight Omron limit switches, a linear-actuator and iris mechanism, and separate spring-loaded pogo-pin groups for charging and Ethernet. A Teensy 4.1 performs real-time mechanism and relay control, while a Raspberry Pi 5 with a 7-inch touch display manages the user interface, data transfer and post-flight processing.</w:t>
      </w:r>
      <w:r w:rsidDel="00000000" w:rsidR="00000000" w:rsidRPr="00000000">
        <w:rPr>
          <w:rtl w:val="0"/>
        </w:rPr>
      </w:r>
    </w:p>
    <w:p w:rsidR="00000000" w:rsidDel="00000000" w:rsidP="00000000" w:rsidRDefault="00000000" w:rsidRPr="00000000" w14:paraId="00000099">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Team validation records dated 04 July 2026 document a successful full autonomous mission on the third demonstration attempt after hardware correction and software tuning. The recorded task status includes autonomous takeoff, survey, coordinate determination, landing, charging and data validation. The mission-outcome record further confirms HD image collection, LR image generation, target identification and transfer of mission data to the base station</w:t>
      </w:r>
      <w:r w:rsidDel="00000000" w:rsidR="00000000" w:rsidRPr="00000000">
        <w:rPr>
          <w:color w:val="404040"/>
          <w:rtl w:val="0"/>
        </w:rPr>
        <w:t xml:space="preserve">.</w:t>
      </w: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keepNext w:val="1"/>
        <w:spacing w:after="80" w:before="140" w:lineRule="auto"/>
        <w:rPr/>
      </w:pPr>
      <w:r w:rsidDel="00000000" w:rsidR="00000000" w:rsidRPr="00000000">
        <w:rPr>
          <w:rtl w:val="0"/>
        </w:rPr>
      </w:r>
    </w:p>
    <w:p w:rsidR="00000000" w:rsidDel="00000000" w:rsidP="00000000" w:rsidRDefault="00000000" w:rsidRPr="00000000" w14:paraId="0000009C">
      <w:pPr>
        <w:pStyle w:val="Heading2"/>
        <w:keepNext w:val="1"/>
        <w:spacing w:after="80" w:before="140" w:lineRule="auto"/>
        <w:rPr/>
      </w:pPr>
      <w:r w:rsidDel="00000000" w:rsidR="00000000" w:rsidRPr="00000000">
        <w:rPr>
          <w:rtl w:val="0"/>
        </w:rPr>
      </w:r>
    </w:p>
    <w:p w:rsidR="00000000" w:rsidDel="00000000" w:rsidP="00000000" w:rsidRDefault="00000000" w:rsidRPr="00000000" w14:paraId="0000009D">
      <w:pPr>
        <w:pStyle w:val="Heading2"/>
        <w:keepNext w:val="1"/>
        <w:spacing w:after="80" w:before="140" w:lineRule="auto"/>
        <w:rPr/>
      </w:pPr>
      <w:r w:rsidDel="00000000" w:rsidR="00000000" w:rsidRPr="00000000">
        <w:rPr>
          <w:rtl w:val="0"/>
        </w:rPr>
      </w:r>
    </w:p>
    <w:p w:rsidR="00000000" w:rsidDel="00000000" w:rsidP="00000000" w:rsidRDefault="00000000" w:rsidRPr="00000000" w14:paraId="0000009E">
      <w:pPr>
        <w:pStyle w:val="Heading2"/>
        <w:keepNext w:val="1"/>
        <w:spacing w:after="80" w:before="140" w:lineRule="auto"/>
        <w:rPr/>
      </w:pPr>
      <w:r w:rsidDel="00000000" w:rsidR="00000000" w:rsidRPr="00000000">
        <w:rPr>
          <w:rtl w:val="0"/>
        </w:rPr>
      </w:r>
    </w:p>
    <w:p w:rsidR="00000000" w:rsidDel="00000000" w:rsidP="00000000" w:rsidRDefault="00000000" w:rsidRPr="00000000" w14:paraId="0000009F">
      <w:pPr>
        <w:pStyle w:val="Heading2"/>
        <w:keepNext w:val="1"/>
        <w:spacing w:after="80" w:before="140" w:lineRule="auto"/>
        <w:rPr/>
      </w:pPr>
      <w:r w:rsidDel="00000000" w:rsidR="00000000" w:rsidRPr="00000000">
        <w:rPr>
          <w:rtl w:val="0"/>
        </w:rPr>
      </w:r>
    </w:p>
    <w:p w:rsidR="00000000" w:rsidDel="00000000" w:rsidP="00000000" w:rsidRDefault="00000000" w:rsidRPr="00000000" w14:paraId="000000A0">
      <w:pPr>
        <w:pStyle w:val="Heading2"/>
        <w:keepNext w:val="1"/>
        <w:spacing w:after="80" w:before="140" w:lineRule="auto"/>
        <w:rPr/>
      </w:pPr>
      <w:r w:rsidDel="00000000" w:rsidR="00000000" w:rsidRPr="00000000">
        <w:rPr>
          <w:rtl w:val="0"/>
        </w:rPr>
      </w:r>
    </w:p>
    <w:p w:rsidR="00000000" w:rsidDel="00000000" w:rsidP="00000000" w:rsidRDefault="00000000" w:rsidRPr="00000000" w14:paraId="000000A1">
      <w:pPr>
        <w:pStyle w:val="Heading2"/>
        <w:keepNext w:val="1"/>
        <w:spacing w:after="80" w:before="140" w:lineRule="auto"/>
        <w:rPr/>
      </w:pPr>
      <w:r w:rsidDel="00000000" w:rsidR="00000000" w:rsidRPr="00000000">
        <w:rPr>
          <w:rtl w:val="0"/>
        </w:rPr>
      </w:r>
    </w:p>
    <w:p w:rsidR="00000000" w:rsidDel="00000000" w:rsidP="00000000" w:rsidRDefault="00000000" w:rsidRPr="00000000" w14:paraId="000000A2">
      <w:pPr>
        <w:pStyle w:val="Heading2"/>
        <w:keepNext w:val="1"/>
        <w:spacing w:after="80" w:before="140" w:lineRule="auto"/>
        <w:rPr/>
      </w:pPr>
      <w:r w:rsidDel="00000000" w:rsidR="00000000" w:rsidRPr="00000000">
        <w:rPr>
          <w:rtl w:val="0"/>
        </w:rPr>
      </w:r>
    </w:p>
    <w:p w:rsidR="00000000" w:rsidDel="00000000" w:rsidP="00000000" w:rsidRDefault="00000000" w:rsidRPr="00000000" w14:paraId="000000A3">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List of Tables</w:t>
      </w:r>
      <w:r w:rsidDel="00000000" w:rsidR="00000000" w:rsidRPr="00000000">
        <w:rPr>
          <w:rtl w:val="0"/>
        </w:rPr>
      </w:r>
    </w:p>
    <w:p w:rsidR="00000000" w:rsidDel="00000000" w:rsidP="00000000" w:rsidRDefault="00000000" w:rsidRPr="00000000" w14:paraId="000000A4">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report contains configuration, requirement, interface, safety, test and result tables. Table numbers are included directly above each table for easy editing and cross-reference.</w:t>
      </w:r>
      <w:r w:rsidDel="00000000" w:rsidR="00000000" w:rsidRPr="00000000">
        <w:rPr>
          <w:rtl w:val="0"/>
        </w:rPr>
      </w:r>
    </w:p>
    <w:p w:rsidR="00000000" w:rsidDel="00000000" w:rsidP="00000000" w:rsidRDefault="00000000" w:rsidRPr="00000000" w14:paraId="000000A5">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Abbreviations</w:t>
      </w:r>
      <w:r w:rsidDel="00000000" w:rsidR="00000000" w:rsidRPr="00000000">
        <w:rPr>
          <w:rtl w:val="0"/>
        </w:rPr>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0A6">
            <w:pPr>
              <w:spacing w:after="0" w:lineRule="auto"/>
              <w:jc w:val="center"/>
              <w:rPr/>
            </w:pPr>
            <w:r w:rsidDel="00000000" w:rsidR="00000000" w:rsidRPr="00000000">
              <w:rPr>
                <w:rFonts w:ascii="Liberation Sans" w:cs="Liberation Sans" w:eastAsia="Liberation Sans" w:hAnsi="Liberation Sans"/>
                <w:b w:val="1"/>
                <w:bCs w:val="1"/>
                <w:color w:val="ffffff"/>
                <w:sz w:val="17"/>
                <w:szCs w:val="17"/>
                <w:rtl w:val="0"/>
              </w:rPr>
              <w:t xml:space="preserve">Abbreviation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A7">
            <w:pPr>
              <w:spacing w:after="0" w:lineRule="auto"/>
              <w:jc w:val="center"/>
              <w:rPr/>
            </w:pPr>
            <w:r w:rsidDel="00000000" w:rsidR="00000000" w:rsidRPr="00000000">
              <w:rPr>
                <w:rFonts w:ascii="Liberation Sans" w:cs="Liberation Sans" w:eastAsia="Liberation Sans" w:hAnsi="Liberation Sans"/>
                <w:b w:val="1"/>
                <w:bCs w:val="1"/>
                <w:color w:val="ffffff"/>
                <w:sz w:val="17"/>
                <w:szCs w:val="17"/>
                <w:rtl w:val="0"/>
              </w:rPr>
              <w:t xml:space="preserve">Meaning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8">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ASCEND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9">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Autonomous Survey &amp; Computation in GPS-Denied Environments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AA">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UAV</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AB">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Unmanned Aerial Vehicle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C">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GNSS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Global Navigation Satellite System</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AE">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PX4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AF">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Open-source autopilot flight-control firmware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0">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MAVLink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Micro Air Vehicle communication protocol</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B2">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MAVSDK</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B3">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MAVLink Software Development Kit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4">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ESC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Electronic Speed Controller</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B6">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BMS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B7">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Battery Management System</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8">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FOV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Field of View</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BA">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RTL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BB">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Return to Launch / Return to Base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C">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V&amp;V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D">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Verification and Validation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BE">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HMI</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BF">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Human-Machine Interface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0">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HUD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Head-Up Display</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C2">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CG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C3">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Centre of Gravity</w:t>
            </w:r>
            <w:r w:rsidDel="00000000" w:rsidR="00000000" w:rsidRPr="00000000">
              <w:rPr>
                <w:rtl w:val="0"/>
              </w:rPr>
            </w:r>
          </w:p>
        </w:tc>
      </w:tr>
    </w:tbl>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1. Introduction</w:t>
      </w:r>
      <w:r w:rsidDel="00000000" w:rsidR="00000000" w:rsidRPr="00000000">
        <w:rPr>
          <w:rtl w:val="0"/>
        </w:rPr>
      </w:r>
    </w:p>
    <w:p w:rsidR="00000000" w:rsidDel="00000000" w:rsidP="00000000" w:rsidRDefault="00000000" w:rsidRPr="00000000" w14:paraId="000000C6">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1.1 Project Background</w:t>
      </w:r>
      <w:r w:rsidDel="00000000" w:rsidR="00000000" w:rsidRPr="00000000">
        <w:rPr>
          <w:rtl w:val="0"/>
        </w:rPr>
      </w:r>
    </w:p>
    <w:p w:rsidR="00000000" w:rsidDel="00000000" w:rsidP="00000000" w:rsidRDefault="00000000" w:rsidRPr="00000000" w14:paraId="000000C7">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Indoor autonomous flight is fundamentally different from conventional outdoor navigation because GNSS position, heading and velocity information may be unavailable or unreliable. The vehicle must therefore estimate its local motion from onboard sensors, maintain stable flight near physical boundaries, plan a path that covers the required area, detect unsafe conditions, capture useful image data and return to a compact base station using only onboard perception and computation.</w:t>
      </w:r>
      <w:r w:rsidDel="00000000" w:rsidR="00000000" w:rsidRPr="00000000">
        <w:rPr>
          <w:rtl w:val="0"/>
        </w:rPr>
      </w:r>
    </w:p>
    <w:p w:rsidR="00000000" w:rsidDel="00000000" w:rsidP="00000000" w:rsidRDefault="00000000" w:rsidRPr="00000000" w14:paraId="000000C8">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ASCEND project combines a GPS-denied micro-UAV with an automated docking and post-flight station. This integrated approach treats the mission as a complete lifecycle rather than only a flight task: the drone must become ready, fly the planned mission, land precisely, establish a reliable mechanical and electrical interface, transfer data, present results and prepare for the next mission.</w:t>
      </w:r>
      <w:r w:rsidDel="00000000" w:rsidR="00000000" w:rsidRPr="00000000">
        <w:rPr>
          <w:rtl w:val="0"/>
        </w:rPr>
      </w:r>
    </w:p>
    <w:p w:rsidR="00000000" w:rsidDel="00000000" w:rsidP="00000000" w:rsidRDefault="00000000" w:rsidRPr="00000000" w14:paraId="000000C9">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1.2 Problem Statement</w:t>
      </w:r>
      <w:r w:rsidDel="00000000" w:rsidR="00000000" w:rsidRPr="00000000">
        <w:rPr>
          <w:rtl w:val="0"/>
        </w:rPr>
      </w:r>
    </w:p>
    <w:tbl>
      <w:tblPr>
        <w:tblStyle w:val="Table10"/>
        <w:tblW w:w="9288.0" w:type="dxa"/>
        <w:jc w:val="center"/>
        <w:tblLayout w:type="fixed"/>
        <w:tblLook w:val="0400"/>
      </w:tblPr>
      <w:tblGrid>
        <w:gridCol w:w="9288"/>
        <w:tblGridChange w:id="0">
          <w:tblGrid>
            <w:gridCol w:w="9288"/>
          </w:tblGrid>
        </w:tblGridChange>
      </w:tblGrid>
      <w:tr>
        <w:trPr>
          <w:cantSplit w:val="0"/>
          <w:tblHeader w:val="0"/>
        </w:trPr>
        <w:tc>
          <w:tcPr>
            <w:tcBorders>
              <w:top w:color="ed7d31" w:space="0" w:sz="12" w:val="single"/>
              <w:left w:color="ed7d31" w:space="0" w:sz="12" w:val="single"/>
              <w:bottom w:color="ed7d31" w:space="0" w:sz="12" w:val="single"/>
              <w:right w:color="ed7d31" w:space="0" w:sz="12" w:val="single"/>
            </w:tcBorders>
            <w:shd w:fill="fce4d6" w:val="clear"/>
            <w:tcMar>
              <w:top w:w="140.0" w:type="dxa"/>
              <w:bottom w:w="140.0" w:type="dxa"/>
            </w:tcMar>
          </w:tcPr>
          <w:p w:rsidR="00000000" w:rsidDel="00000000" w:rsidP="00000000" w:rsidRDefault="00000000" w:rsidRPr="00000000" w14:paraId="000000CA">
            <w:pPr>
              <w:spacing w:after="60" w:lineRule="auto"/>
              <w:rPr/>
            </w:pPr>
            <w:r w:rsidDel="00000000" w:rsidR="00000000" w:rsidRPr="00000000">
              <w:rPr>
                <w:rFonts w:ascii="Liberation Sans" w:cs="Liberation Sans" w:eastAsia="Liberation Sans" w:hAnsi="Liberation Sans"/>
                <w:b w:val="1"/>
                <w:bCs w:val="1"/>
                <w:color w:val="17365d"/>
                <w:sz w:val="20"/>
                <w:szCs w:val="20"/>
                <w:rtl w:val="0"/>
              </w:rPr>
              <w:t xml:space="preserve">PROBLEM STATEMENT: Engineering problem</w:t>
            </w: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Fonts w:ascii="Liberation Sans" w:cs="Liberation Sans" w:eastAsia="Liberation Sans" w:hAnsi="Liberation Sans"/>
                <w:color w:val="404040"/>
                <w:sz w:val="18"/>
                <w:szCs w:val="18"/>
                <w:rtl w:val="0"/>
              </w:rPr>
              <w:t xml:space="preserve">Develop an autonomous micro-UAV capable of safe GPS-denied arena coverage, onboard image acquisition, target analysis, return-to-base and precision landing, together with a base station that automatically corrects landing misalignment, protects internal mechanisms, transfers mission data and safely charges the flight battery.</w:t>
            </w:r>
            <w:r w:rsidDel="00000000" w:rsidR="00000000" w:rsidRPr="00000000">
              <w:rPr>
                <w:rtl w:val="0"/>
              </w:rPr>
            </w:r>
          </w:p>
        </w:tc>
      </w:tr>
    </w:tbl>
    <w:p w:rsidR="00000000" w:rsidDel="00000000" w:rsidP="00000000" w:rsidRDefault="00000000" w:rsidRPr="00000000" w14:paraId="000000CC">
      <w:pPr>
        <w:spacing w:after="40" w:lineRule="auto"/>
        <w:rPr/>
      </w:pPr>
      <w:r w:rsidDel="00000000" w:rsidR="00000000" w:rsidRPr="00000000">
        <w:rPr>
          <w:rtl w:val="0"/>
        </w:rPr>
      </w:r>
    </w:p>
    <w:p w:rsidR="00000000" w:rsidDel="00000000" w:rsidP="00000000" w:rsidRDefault="00000000" w:rsidRPr="00000000" w14:paraId="000000CD">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1.3 Project Objectives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Perform reliable system initialization and pre-flight health checks.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Achieve controlled autonomous takeoff, hover and local motion without GNSS.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Generate and execute a systematic coverage path inside a validated safe region.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Capture high-quality images with sufficient overlap for analysis and map generation.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Detect obstacles or boundaries and respond using hold, back-off, clip or skip behaviour.</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Return to the stored base reference and complete a camera-guided staged descent.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Land within the mechanical correction range of the automated base station.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Center the landed drone, establish pogo-pin contacts, transfer data and enable protected charging.</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Provide live engineering visualization and post-flight target/map outputs.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Document final configuration, measured performance, limitations and safety measures.</w:t>
      </w:r>
      <w:r w:rsidDel="00000000" w:rsidR="00000000" w:rsidRPr="00000000">
        <w:rPr>
          <w:rtl w:val="0"/>
        </w:rPr>
      </w:r>
    </w:p>
    <w:p w:rsidR="00000000" w:rsidDel="00000000" w:rsidP="00000000" w:rsidRDefault="00000000" w:rsidRPr="00000000" w14:paraId="000000D8">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1.4 Scope and Boundaries</w:t>
      </w:r>
      <w:r w:rsidDel="00000000" w:rsidR="00000000" w:rsidRPr="00000000">
        <w:rPr>
          <w:rtl w:val="0"/>
        </w:rPr>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0D9">
            <w:pPr>
              <w:spacing w:after="0" w:lineRule="auto"/>
              <w:jc w:val="center"/>
              <w:rPr/>
            </w:pPr>
            <w:r w:rsidDel="00000000" w:rsidR="00000000" w:rsidRPr="00000000">
              <w:rPr>
                <w:rFonts w:ascii="Liberation Sans" w:cs="Liberation Sans" w:eastAsia="Liberation Sans" w:hAnsi="Liberation Sans"/>
                <w:b w:val="1"/>
                <w:bCs w:val="1"/>
                <w:color w:val="ffffff"/>
                <w:sz w:val="17"/>
                <w:szCs w:val="17"/>
                <w:rtl w:val="0"/>
              </w:rPr>
              <w:t xml:space="preserve">Included in this report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DA">
            <w:pPr>
              <w:spacing w:after="0" w:lineRule="auto"/>
              <w:jc w:val="center"/>
              <w:rPr/>
            </w:pPr>
            <w:r w:rsidDel="00000000" w:rsidR="00000000" w:rsidRPr="00000000">
              <w:rPr>
                <w:rFonts w:ascii="Liberation Sans" w:cs="Liberation Sans" w:eastAsia="Liberation Sans" w:hAnsi="Liberation Sans"/>
                <w:b w:val="1"/>
                <w:bCs w:val="1"/>
                <w:color w:val="ffffff"/>
                <w:sz w:val="17"/>
                <w:szCs w:val="17"/>
                <w:rtl w:val="0"/>
              </w:rPr>
              <w:t xml:space="preserve">Outside the present report scope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B">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Final drone mechanical, propulsion, electrical, avionics and sensor configuration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C">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Manufacturing drawings for commercial components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DD">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Mission software, path planning, perception, landing and failsafe architecture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DE">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Source-code listing in full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F">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Automated base-station mechanism, charging and data workflow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0">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Certified product-level battery charger compliance testing</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E1">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Final test plan, measured results and evidence locations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E2">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Unverified future hardware concepts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3">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Known limitations and operational controls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4">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Claims not demonstrated on the final build</w:t>
            </w:r>
            <w:r w:rsidDel="00000000" w:rsidR="00000000" w:rsidRPr="00000000">
              <w:rPr>
                <w:rtl w:val="0"/>
              </w:rPr>
            </w:r>
          </w:p>
        </w:tc>
      </w:tr>
    </w:tbl>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2. Challenge Understanding and Requirement Analysis</w:t>
      </w:r>
      <w:r w:rsidDel="00000000" w:rsidR="00000000" w:rsidRPr="00000000">
        <w:rPr>
          <w:rtl w:val="0"/>
        </w:rPr>
      </w:r>
    </w:p>
    <w:p w:rsidR="00000000" w:rsidDel="00000000" w:rsidP="00000000" w:rsidRDefault="00000000" w:rsidRPr="00000000" w14:paraId="000000E7">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2.1 Mission Lifecycle</w:t>
      </w:r>
      <w:r w:rsidDel="00000000" w:rsidR="00000000" w:rsidRPr="00000000">
        <w:rPr>
          <w:rtl w:val="0"/>
        </w:rPr>
      </w:r>
    </w:p>
    <w:p w:rsidR="00000000" w:rsidDel="00000000" w:rsidP="00000000" w:rsidRDefault="00000000" w:rsidRPr="00000000" w14:paraId="000000E8">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1. </w:t>
      </w:r>
      <w:r w:rsidDel="00000000" w:rsidR="00000000" w:rsidRPr="00000000">
        <w:rPr>
          <w:rFonts w:ascii="Liberation Sans" w:cs="Liberation Sans" w:eastAsia="Liberation Sans" w:hAnsi="Liberation Sans"/>
          <w:color w:val="404040"/>
          <w:sz w:val="20"/>
          <w:szCs w:val="20"/>
          <w:rtl w:val="0"/>
        </w:rPr>
        <w:t xml:space="preserve">Power on the drone and base-station subsystems.</w:t>
      </w:r>
      <w:r w:rsidDel="00000000" w:rsidR="00000000" w:rsidRPr="00000000">
        <w:rPr>
          <w:rtl w:val="0"/>
        </w:rPr>
      </w:r>
    </w:p>
    <w:p w:rsidR="00000000" w:rsidDel="00000000" w:rsidP="00000000" w:rsidRDefault="00000000" w:rsidRPr="00000000" w14:paraId="000000E9">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2. </w:t>
      </w:r>
      <w:r w:rsidDel="00000000" w:rsidR="00000000" w:rsidRPr="00000000">
        <w:rPr>
          <w:rFonts w:ascii="Liberation Sans" w:cs="Liberation Sans" w:eastAsia="Liberation Sans" w:hAnsi="Liberation Sans"/>
          <w:color w:val="404040"/>
          <w:sz w:val="20"/>
          <w:szCs w:val="20"/>
          <w:rtl w:val="0"/>
        </w:rPr>
        <w:t xml:space="preserve">Validate flight controller, companion computer, cameras, optical flow, range sensing, battery and storage.</w:t>
      </w:r>
      <w:r w:rsidDel="00000000" w:rsidR="00000000" w:rsidRPr="00000000">
        <w:rPr>
          <w:rtl w:val="0"/>
        </w:rPr>
      </w:r>
    </w:p>
    <w:p w:rsidR="00000000" w:rsidDel="00000000" w:rsidP="00000000" w:rsidRDefault="00000000" w:rsidRPr="00000000" w14:paraId="000000EA">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3. </w:t>
      </w:r>
      <w:r w:rsidDel="00000000" w:rsidR="00000000" w:rsidRPr="00000000">
        <w:rPr>
          <w:rFonts w:ascii="Liberation Sans" w:cs="Liberation Sans" w:eastAsia="Liberation Sans" w:hAnsi="Liberation Sans"/>
          <w:color w:val="404040"/>
          <w:sz w:val="20"/>
          <w:szCs w:val="20"/>
          <w:rtl w:val="0"/>
        </w:rPr>
        <w:t xml:space="preserve">Stream valid offboard setpoints, arm and take off to the defined mission altitude.</w:t>
      </w:r>
      <w:r w:rsidDel="00000000" w:rsidR="00000000" w:rsidRPr="00000000">
        <w:rPr>
          <w:rtl w:val="0"/>
        </w:rPr>
      </w:r>
    </w:p>
    <w:p w:rsidR="00000000" w:rsidDel="00000000" w:rsidP="00000000" w:rsidRDefault="00000000" w:rsidRPr="00000000" w14:paraId="000000EB">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4. </w:t>
      </w:r>
      <w:r w:rsidDel="00000000" w:rsidR="00000000" w:rsidRPr="00000000">
        <w:rPr>
          <w:rFonts w:ascii="Liberation Sans" w:cs="Liberation Sans" w:eastAsia="Liberation Sans" w:hAnsi="Liberation Sans"/>
          <w:color w:val="404040"/>
          <w:sz w:val="20"/>
          <w:szCs w:val="20"/>
          <w:rtl w:val="0"/>
        </w:rPr>
        <w:t xml:space="preserve">Confirm stable local pose before horizontal movement.</w:t>
      </w:r>
      <w:r w:rsidDel="00000000" w:rsidR="00000000" w:rsidRPr="00000000">
        <w:rPr>
          <w:rtl w:val="0"/>
        </w:rPr>
      </w:r>
    </w:p>
    <w:p w:rsidR="00000000" w:rsidDel="00000000" w:rsidP="00000000" w:rsidRDefault="00000000" w:rsidRPr="00000000" w14:paraId="000000EC">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5. </w:t>
      </w:r>
      <w:r w:rsidDel="00000000" w:rsidR="00000000" w:rsidRPr="00000000">
        <w:rPr>
          <w:rFonts w:ascii="Liberation Sans" w:cs="Liberation Sans" w:eastAsia="Liberation Sans" w:hAnsi="Liberation Sans"/>
          <w:color w:val="404040"/>
          <w:sz w:val="20"/>
          <w:szCs w:val="20"/>
          <w:rtl w:val="0"/>
        </w:rPr>
        <w:t xml:space="preserve">Generate or certify the safe flyable arena region and execute systematic coverage lanes.</w:t>
      </w:r>
      <w:r w:rsidDel="00000000" w:rsidR="00000000" w:rsidRPr="00000000">
        <w:rPr>
          <w:rtl w:val="0"/>
        </w:rPr>
      </w:r>
    </w:p>
    <w:p w:rsidR="00000000" w:rsidDel="00000000" w:rsidP="00000000" w:rsidRDefault="00000000" w:rsidRPr="00000000" w14:paraId="000000ED">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6. </w:t>
      </w:r>
      <w:r w:rsidDel="00000000" w:rsidR="00000000" w:rsidRPr="00000000">
        <w:rPr>
          <w:rFonts w:ascii="Liberation Sans" w:cs="Liberation Sans" w:eastAsia="Liberation Sans" w:hAnsi="Liberation Sans"/>
          <w:color w:val="404040"/>
          <w:sz w:val="20"/>
          <w:szCs w:val="20"/>
          <w:rtl w:val="0"/>
        </w:rPr>
        <w:t xml:space="preserve">Capture images and record target candidates with mission coordinates and timestamps.</w:t>
      </w:r>
      <w:r w:rsidDel="00000000" w:rsidR="00000000" w:rsidRPr="00000000">
        <w:rPr>
          <w:rtl w:val="0"/>
        </w:rPr>
      </w:r>
    </w:p>
    <w:p w:rsidR="00000000" w:rsidDel="00000000" w:rsidP="00000000" w:rsidRDefault="00000000" w:rsidRPr="00000000" w14:paraId="000000EE">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7. </w:t>
      </w:r>
      <w:r w:rsidDel="00000000" w:rsidR="00000000" w:rsidRPr="00000000">
        <w:rPr>
          <w:rFonts w:ascii="Liberation Sans" w:cs="Liberation Sans" w:eastAsia="Liberation Sans" w:hAnsi="Liberation Sans"/>
          <w:color w:val="404040"/>
          <w:sz w:val="20"/>
          <w:szCs w:val="20"/>
          <w:rtl w:val="0"/>
        </w:rPr>
        <w:t xml:space="preserve">Return to the base reference using conservative speed and explicit settle windows.</w:t>
      </w:r>
      <w:r w:rsidDel="00000000" w:rsidR="00000000" w:rsidRPr="00000000">
        <w:rPr>
          <w:rtl w:val="0"/>
        </w:rPr>
      </w:r>
    </w:p>
    <w:p w:rsidR="00000000" w:rsidDel="00000000" w:rsidP="00000000" w:rsidRDefault="00000000" w:rsidRPr="00000000" w14:paraId="000000EF">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8. </w:t>
      </w:r>
      <w:r w:rsidDel="00000000" w:rsidR="00000000" w:rsidRPr="00000000">
        <w:rPr>
          <w:rFonts w:ascii="Liberation Sans" w:cs="Liberation Sans" w:eastAsia="Liberation Sans" w:hAnsi="Liberation Sans"/>
          <w:color w:val="404040"/>
          <w:sz w:val="20"/>
          <w:szCs w:val="20"/>
          <w:rtl w:val="0"/>
        </w:rPr>
        <w:t xml:space="preserve">Use downward vision for final alignment and staged descent.</w:t>
      </w:r>
      <w:r w:rsidDel="00000000" w:rsidR="00000000" w:rsidRPr="00000000">
        <w:rPr>
          <w:rtl w:val="0"/>
        </w:rPr>
      </w:r>
    </w:p>
    <w:p w:rsidR="00000000" w:rsidDel="00000000" w:rsidP="00000000" w:rsidRDefault="00000000" w:rsidRPr="00000000" w14:paraId="000000F0">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9. </w:t>
      </w:r>
      <w:r w:rsidDel="00000000" w:rsidR="00000000" w:rsidRPr="00000000">
        <w:rPr>
          <w:rFonts w:ascii="Liberation Sans" w:cs="Liberation Sans" w:eastAsia="Liberation Sans" w:hAnsi="Liberation Sans"/>
          <w:color w:val="404040"/>
          <w:sz w:val="20"/>
          <w:szCs w:val="20"/>
          <w:rtl w:val="0"/>
        </w:rPr>
        <w:t xml:space="preserve">Confirm touchdown, disarm and transfer control to the base station.</w:t>
      </w:r>
      <w:r w:rsidDel="00000000" w:rsidR="00000000" w:rsidRPr="00000000">
        <w:rPr>
          <w:rtl w:val="0"/>
        </w:rPr>
      </w:r>
    </w:p>
    <w:p w:rsidR="00000000" w:rsidDel="00000000" w:rsidP="00000000" w:rsidRDefault="00000000" w:rsidRPr="00000000" w14:paraId="000000F1">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10. </w:t>
      </w:r>
      <w:r w:rsidDel="00000000" w:rsidR="00000000" w:rsidRPr="00000000">
        <w:rPr>
          <w:rFonts w:ascii="Liberation Sans" w:cs="Liberation Sans" w:eastAsia="Liberation Sans" w:hAnsi="Liberation Sans"/>
          <w:color w:val="404040"/>
          <w:sz w:val="20"/>
          <w:szCs w:val="20"/>
          <w:rtl w:val="0"/>
        </w:rPr>
        <w:t xml:space="preserve">Center the drone, open the iris, extend the pogo-pin interface and verify electrical/data connections.</w:t>
      </w:r>
      <w:r w:rsidDel="00000000" w:rsidR="00000000" w:rsidRPr="00000000">
        <w:rPr>
          <w:rtl w:val="0"/>
        </w:rPr>
      </w:r>
    </w:p>
    <w:p w:rsidR="00000000" w:rsidDel="00000000" w:rsidP="00000000" w:rsidRDefault="00000000" w:rsidRPr="00000000" w14:paraId="000000F2">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11. </w:t>
      </w:r>
      <w:r w:rsidDel="00000000" w:rsidR="00000000" w:rsidRPr="00000000">
        <w:rPr>
          <w:rFonts w:ascii="Liberation Sans" w:cs="Liberation Sans" w:eastAsia="Liberation Sans" w:hAnsi="Liberation Sans"/>
          <w:color w:val="404040"/>
          <w:sz w:val="20"/>
          <w:szCs w:val="20"/>
          <w:rtl w:val="0"/>
        </w:rPr>
        <w:t xml:space="preserve">Transfer mission data, update the dashboard and enable protected charging.</w:t>
      </w:r>
      <w:r w:rsidDel="00000000" w:rsidR="00000000" w:rsidRPr="00000000">
        <w:rPr>
          <w:rtl w:val="0"/>
        </w:rPr>
      </w:r>
    </w:p>
    <w:p w:rsidR="00000000" w:rsidDel="00000000" w:rsidP="00000000" w:rsidRDefault="00000000" w:rsidRPr="00000000" w14:paraId="000000F3">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12. </w:t>
      </w:r>
      <w:r w:rsidDel="00000000" w:rsidR="00000000" w:rsidRPr="00000000">
        <w:rPr>
          <w:rFonts w:ascii="Liberation Sans" w:cs="Liberation Sans" w:eastAsia="Liberation Sans" w:hAnsi="Liberation Sans"/>
          <w:color w:val="404040"/>
          <w:sz w:val="20"/>
          <w:szCs w:val="20"/>
          <w:rtl w:val="0"/>
        </w:rPr>
        <w:t xml:space="preserve">Retract mechanisms, close the iris and return the station to mission-ready state.</w:t>
      </w:r>
      <w:r w:rsidDel="00000000" w:rsidR="00000000" w:rsidRPr="00000000">
        <w:rPr>
          <w:rtl w:val="0"/>
        </w:rPr>
      </w:r>
    </w:p>
    <w:p w:rsidR="00000000" w:rsidDel="00000000" w:rsidP="00000000" w:rsidRDefault="00000000" w:rsidRPr="00000000" w14:paraId="000000F4">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2.2 System Requirements</w:t>
      </w:r>
      <w:r w:rsidDel="00000000" w:rsidR="00000000" w:rsidRPr="00000000">
        <w:rPr>
          <w:rtl w:val="0"/>
        </w:rPr>
      </w:r>
    </w:p>
    <w:p w:rsidR="00000000" w:rsidDel="00000000" w:rsidP="00000000" w:rsidRDefault="00000000" w:rsidRPr="00000000" w14:paraId="000000F5">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3. </w:t>
      </w:r>
      <w:r w:rsidDel="00000000" w:rsidR="00000000" w:rsidRPr="00000000">
        <w:rPr>
          <w:rFonts w:ascii="Liberation Sans" w:cs="Liberation Sans" w:eastAsia="Liberation Sans" w:hAnsi="Liberation Sans"/>
          <w:i w:val="1"/>
          <w:iCs w:val="1"/>
          <w:color w:val="404040"/>
          <w:sz w:val="18"/>
          <w:szCs w:val="18"/>
          <w:rtl w:val="0"/>
        </w:rPr>
        <w:t xml:space="preserve">Primary system requirements and verification approach</w:t>
      </w:r>
      <w:r w:rsidDel="00000000" w:rsidR="00000000" w:rsidRPr="00000000">
        <w:rPr>
          <w:rtl w:val="0"/>
        </w:rPr>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0F6">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ID</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F7">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Requirement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F8">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Design response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0F9">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Verification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SYS-01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Operate without GNSS or external navigation infrastructure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PX4 local control, H-Flow motion/altitude aid, RPLidar arena awareness and onboard mission logic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Indoor flight log and local-state validation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0F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SYS-02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0F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Stable autonomous takeoff and hover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0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PX4 closed-loop control with H-Flow support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0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Altitude/position plot and video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SYS-03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Systematic arena coverage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Safe-region boustrophedon planner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Planned-versus-flown path and coverage map</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0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SYS-04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0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Boundary and obstacle protection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0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RPLidar sector validation, safe-region margins and hold/back-off/skip logic</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0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Measured stopping/hold test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SYS-05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Image acquisition and target analysis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Sony IMX500 HD capture, docked transfer and SIFT/KNN/RANSAC or Hailo-assisted analysis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Image dataset and annotated output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0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SYS-06</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0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Return to base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1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Stored local home reference and staged approach</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1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Final return error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SYS-07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Autonomous landing and docking support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Stored base reference, controlled descent and mechanical centering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Landing/docking evidence and repeated trials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1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SYS-08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1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Automated centering and docking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1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Four-rod lead-screw mechanism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1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Correctable offset and centering time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SYS-09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Safe charging and data transfer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Verified pogo contacts, BMS and Ethernet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Continuity, transfer and charging test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1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SYS-10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1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Traceable mission evidence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2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Logs, Foxglove topics, images, configuration and mission ID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2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Complete mission archive</w:t>
            </w:r>
            <w:r w:rsidDel="00000000" w:rsidR="00000000" w:rsidRPr="00000000">
              <w:rPr>
                <w:rtl w:val="0"/>
              </w:rPr>
            </w:r>
          </w:p>
        </w:tc>
      </w:tr>
    </w:tbl>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2.3 Success Criteria</w:t>
      </w:r>
      <w:r w:rsidDel="00000000" w:rsidR="00000000" w:rsidRPr="00000000">
        <w:rPr>
          <w:rtl w:val="0"/>
        </w:rPr>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124">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Metric</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25">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Target / acceptance criterion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26">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Final measured value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27">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Status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Coverage completion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All valid planned lane segments completed or safely classified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1m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Pass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2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Obstacle stopping distance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2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Stop before configured minimum distance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2E">
            <w:pPr>
              <w:spacing w:after="0" w:lineRule="auto"/>
              <w:jc w:val="left"/>
              <w:rPr/>
            </w:pPr>
            <w:r w:rsidDel="00000000" w:rsidR="00000000" w:rsidRPr="00000000">
              <w:rPr>
                <w:color w:val="404040"/>
                <w:sz w:val="16"/>
                <w:szCs w:val="16"/>
                <w:rtl w:val="0"/>
              </w:rPr>
              <w:t xml:space="preserve">1m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Pass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0">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Landing error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Within base-station correction envelope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2">
            <w:pPr>
              <w:spacing w:after="0" w:lineRule="auto"/>
              <w:jc w:val="left"/>
              <w:rPr/>
            </w:pPr>
            <w:r w:rsidDel="00000000" w:rsidR="00000000" w:rsidRPr="00000000">
              <w:rPr>
                <w:color w:val="404040"/>
                <w:sz w:val="16"/>
                <w:szCs w:val="16"/>
                <w:rtl w:val="0"/>
              </w:rPr>
              <w:t xml:space="preserve">0.</w:t>
            </w:r>
            <w:r w:rsidDel="00000000" w:rsidR="00000000" w:rsidRPr="00000000">
              <w:rPr>
                <w:color w:val="404040"/>
                <w:sz w:val="16"/>
                <w:szCs w:val="16"/>
                <w:rtl w:val="0"/>
              </w:rPr>
              <w:t xml:space="preserve">2 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Pass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3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Docking success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3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Verified power/data connection without short or reverse polarity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36">
            <w:pPr>
              <w:spacing w:after="0" w:lineRule="auto"/>
              <w:jc w:val="left"/>
              <w:rPr/>
            </w:pPr>
            <w:r w:rsidDel="00000000" w:rsidR="00000000" w:rsidRPr="00000000">
              <w:rPr>
                <w:color w:val="404040"/>
                <w:sz w:val="16"/>
                <w:szCs w:val="16"/>
                <w:rtl w:val="0"/>
              </w:rPr>
              <w:t xml:space="preserve">100%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3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Pass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Transfer integrity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Complete verified copy of mission files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A">
            <w:pPr>
              <w:spacing w:after="0" w:lineRule="auto"/>
              <w:jc w:val="left"/>
              <w:rPr/>
            </w:pPr>
            <w:r w:rsidDel="00000000" w:rsidR="00000000" w:rsidRPr="00000000">
              <w:rPr>
                <w:color w:val="404040"/>
                <w:sz w:val="16"/>
                <w:szCs w:val="16"/>
                <w:rtl w:val="0"/>
              </w:rPr>
              <w:t xml:space="preserve">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Pass</w:t>
            </w:r>
            <w:r w:rsidDel="00000000" w:rsidR="00000000" w:rsidRPr="00000000">
              <w:rPr>
                <w:rtl w:val="0"/>
              </w:rPr>
            </w:r>
          </w:p>
        </w:tc>
      </w:tr>
    </w:tbl>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3. Latest Configuration Snapshot</w:t>
      </w:r>
      <w:r w:rsidDel="00000000" w:rsidR="00000000" w:rsidRPr="00000000">
        <w:rPr>
          <w:rtl w:val="0"/>
        </w:rPr>
      </w:r>
    </w:p>
    <w:tbl>
      <w:tblPr>
        <w:tblStyle w:val="Table14"/>
        <w:tblW w:w="9288.0" w:type="dxa"/>
        <w:jc w:val="center"/>
        <w:tblLayout w:type="fixed"/>
        <w:tblLook w:val="0400"/>
      </w:tblPr>
      <w:tblGrid>
        <w:gridCol w:w="9288"/>
        <w:tblGridChange w:id="0">
          <w:tblGrid>
            <w:gridCol w:w="9288"/>
          </w:tblGrid>
        </w:tblGridChange>
      </w:tblGrid>
      <w:tr>
        <w:trPr>
          <w:cantSplit w:val="0"/>
          <w:tblHeader w:val="0"/>
        </w:trPr>
        <w:tc>
          <w:tcPr>
            <w:tcBorders>
              <w:top w:color="ed7d31" w:space="0" w:sz="12" w:val="single"/>
              <w:left w:color="ed7d31" w:space="0" w:sz="12" w:val="single"/>
              <w:bottom w:color="ed7d31" w:space="0" w:sz="12" w:val="single"/>
              <w:right w:color="ed7d31" w:space="0" w:sz="12" w:val="single"/>
            </w:tcBorders>
            <w:shd w:fill="fff2cc" w:val="clear"/>
            <w:tcMar>
              <w:top w:w="140.0" w:type="dxa"/>
              <w:bottom w:w="140.0" w:type="dxa"/>
            </w:tcMar>
          </w:tcPr>
          <w:p w:rsidR="00000000" w:rsidDel="00000000" w:rsidP="00000000" w:rsidRDefault="00000000" w:rsidRPr="00000000" w14:paraId="0000013E">
            <w:pPr>
              <w:spacing w:after="60" w:lineRule="auto"/>
              <w:rPr/>
            </w:pPr>
            <w:r w:rsidDel="00000000" w:rsidR="00000000" w:rsidRPr="00000000">
              <w:rPr>
                <w:rFonts w:ascii="Liberation Sans" w:cs="Liberation Sans" w:eastAsia="Liberation Sans" w:hAnsi="Liberation Sans"/>
                <w:b w:val="1"/>
                <w:bCs w:val="1"/>
                <w:color w:val="17365d"/>
                <w:sz w:val="20"/>
                <w:szCs w:val="20"/>
                <w:rtl w:val="0"/>
              </w:rPr>
              <w:t xml:space="preserve">CONFIGURATION FREEZE: Controlling baseline</w:t>
            </w: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Fonts w:ascii="Liberation Sans" w:cs="Liberation Sans" w:eastAsia="Liberation Sans" w:hAnsi="Liberation Sans"/>
                <w:color w:val="404040"/>
                <w:sz w:val="18"/>
                <w:szCs w:val="18"/>
                <w:rtl w:val="0"/>
              </w:rPr>
              <w:t xml:space="preserve">This chapter is generated from the team’s Current Drone Stack Specification and Base Station  Design and Test Report. OAK-D and Livox hardware belong to prior development configurations and should be added later only in the historical comparison chapter.</w:t>
            </w:r>
            <w:r w:rsidDel="00000000" w:rsidR="00000000" w:rsidRPr="00000000">
              <w:rPr>
                <w:rtl w:val="0"/>
              </w:rPr>
            </w:r>
          </w:p>
        </w:tc>
      </w:tr>
    </w:tbl>
    <w:p w:rsidR="00000000" w:rsidDel="00000000" w:rsidP="00000000" w:rsidRDefault="00000000" w:rsidRPr="00000000" w14:paraId="00000140">
      <w:pPr>
        <w:spacing w:after="40" w:lineRule="auto"/>
        <w:rPr/>
      </w:pPr>
      <w:r w:rsidDel="00000000" w:rsidR="00000000" w:rsidRPr="00000000">
        <w:rPr>
          <w:rtl w:val="0"/>
        </w:rPr>
      </w:r>
    </w:p>
    <w:p w:rsidR="00000000" w:rsidDel="00000000" w:rsidP="00000000" w:rsidRDefault="00000000" w:rsidRPr="00000000" w14:paraId="00000141">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3.1 Current Drone Configuration</w:t>
      </w:r>
      <w:r w:rsidDel="00000000" w:rsidR="00000000" w:rsidRPr="00000000">
        <w:rPr>
          <w:rtl w:val="0"/>
        </w:rPr>
      </w:r>
    </w:p>
    <w:p w:rsidR="00000000" w:rsidDel="00000000" w:rsidP="00000000" w:rsidRDefault="00000000" w:rsidRPr="00000000" w14:paraId="00000142">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4. </w:t>
      </w:r>
      <w:r w:rsidDel="00000000" w:rsidR="00000000" w:rsidRPr="00000000">
        <w:rPr>
          <w:rFonts w:ascii="Liberation Sans" w:cs="Liberation Sans" w:eastAsia="Liberation Sans" w:hAnsi="Liberation Sans"/>
          <w:i w:val="1"/>
          <w:iCs w:val="1"/>
          <w:color w:val="404040"/>
          <w:sz w:val="18"/>
          <w:szCs w:val="18"/>
          <w:rtl w:val="0"/>
        </w:rPr>
        <w:t xml:space="preserve">Current autonomous drone subsystem configuration</w:t>
      </w:r>
      <w:r w:rsidDel="00000000" w:rsidR="00000000" w:rsidRPr="00000000">
        <w:rPr>
          <w:rtl w:val="0"/>
        </w:rPr>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143">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Subsystem</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44">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Current component / implementation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45">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Primary role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Flight 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Pixhawk 6C running PX4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Primary stabilization, arming, local control, motor mixing and immediate failsafes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4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Companion computer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4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Raspberry Pi 5, 16 GB RAM, 512 GB NVMe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4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Mission supervisor, sensor processing, image storage, logging and dashboard publication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Primary arena awareness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SLAMTEC RPLidar A1M8, 360-degree 2D scanner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Wall/boundary sectors, lane geometry support and close-range collision checks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4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Hover and altitude aid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5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Holybro H-Flow optical flow + ToF rangefinder + IMU</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5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Near-ground motion estimation, hover support and altitude consistency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AI / survey camera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Raspberry Pi AI Camera with Sony IMX500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HD survey capture, target/landing visual observations and on-sensor AI capability</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5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AI accelerator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5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Raspberry Pi AI HAT+ 2, Hailo-10H, 40 TOPS INT4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5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Accelerated onboard/base-station visual inference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Supplementary thermal payload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Waveshare MLX90640, 32 x 24, 55-degree FOV - verify installed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Surface-temperature scanning and feature-classification support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5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Mission interface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5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Python + MAVSDK / MAVLink</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5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Setpoint stream, action commands, telemetry, acknowledgements and state machine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Frame and integration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Custom carbon-fibre frame, 10 mm tubes/clamps and custom PCB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Rigid structure, clean power/wiring integration and repeatable mounting</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6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Propulsion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6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4 x T-Motor MN3110 470 KV, 14 x 4.7 propellers, T-Motor F55-series 4-in-1 ESC</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6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Lift, low-speed indoor control and motor power conversion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Flight battery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4S lithium-ion, 2800 mAh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Main energy source for propulsion and embedded electronics</w:t>
            </w:r>
            <w:r w:rsidDel="00000000" w:rsidR="00000000" w:rsidRPr="00000000">
              <w:rPr>
                <w:rtl w:val="0"/>
              </w:rPr>
            </w:r>
          </w:p>
        </w:tc>
      </w:tr>
    </w:tbl>
    <w:p w:rsidR="00000000" w:rsidDel="00000000" w:rsidP="00000000" w:rsidRDefault="00000000" w:rsidRPr="00000000" w14:paraId="00000167">
      <w:pPr>
        <w:pStyle w:val="Heading2"/>
        <w:keepNext w:val="1"/>
        <w:spacing w:after="80" w:before="140" w:lineRule="auto"/>
        <w:rPr>
          <w:ins w:author="Kadam Sourabh" w:id="0" w:date="2026-07-11T14:06:23Z"/>
        </w:rPr>
      </w:pPr>
      <w:ins w:author="Kadam Sourabh" w:id="0" w:date="2026-07-11T14:06:23Z">
        <w:r w:rsidDel="00000000" w:rsidR="00000000" w:rsidRPr="00000000">
          <w:rPr>
            <w:rtl w:val="0"/>
          </w:rPr>
        </w:r>
      </w:ins>
    </w:p>
    <w:p w:rsidR="00000000" w:rsidDel="00000000" w:rsidP="00000000" w:rsidRDefault="00000000" w:rsidRPr="00000000" w14:paraId="00000168">
      <w:pPr>
        <w:pStyle w:val="Heading2"/>
        <w:keepNext w:val="1"/>
        <w:spacing w:after="80" w:before="140" w:lineRule="auto"/>
        <w:rPr>
          <w:ins w:author="Kadam Sourabh" w:id="0" w:date="2026-07-11T14:06:23Z"/>
        </w:rPr>
      </w:pPr>
      <w:ins w:author="Kadam Sourabh" w:id="0" w:date="2026-07-11T14:06:23Z">
        <w:r w:rsidDel="00000000" w:rsidR="00000000" w:rsidRPr="00000000">
          <w:rPr>
            <w:rtl w:val="0"/>
          </w:rPr>
        </w:r>
      </w:ins>
    </w:p>
    <w:p w:rsidR="00000000" w:rsidDel="00000000" w:rsidP="00000000" w:rsidRDefault="00000000" w:rsidRPr="00000000" w14:paraId="00000169">
      <w:pPr>
        <w:pStyle w:val="Heading2"/>
        <w:keepNext w:val="1"/>
        <w:spacing w:after="80" w:before="140" w:lineRule="auto"/>
        <w:rPr>
          <w:ins w:author="Kadam Sourabh" w:id="0" w:date="2026-07-11T14:06:23Z"/>
        </w:rPr>
      </w:pPr>
      <w:ins w:author="Kadam Sourabh" w:id="0" w:date="2026-07-11T14:06:23Z">
        <w:r w:rsidDel="00000000" w:rsidR="00000000" w:rsidRPr="00000000">
          <w:rPr>
            <w:rtl w:val="0"/>
          </w:rPr>
        </w:r>
      </w:ins>
    </w:p>
    <w:p w:rsidR="00000000" w:rsidDel="00000000" w:rsidP="00000000" w:rsidRDefault="00000000" w:rsidRPr="00000000" w14:paraId="0000016A">
      <w:pPr>
        <w:pStyle w:val="Heading2"/>
        <w:keepNext w:val="1"/>
        <w:spacing w:after="80" w:before="140" w:lineRule="auto"/>
        <w:rPr>
          <w:ins w:author="Kadam Sourabh" w:id="0" w:date="2026-07-11T14:06:23Z"/>
        </w:rPr>
      </w:pPr>
      <w:ins w:author="Kadam Sourabh" w:id="0" w:date="2026-07-11T14:06:23Z">
        <w:r w:rsidDel="00000000" w:rsidR="00000000" w:rsidRPr="00000000">
          <w:rPr>
            <w:rtl w:val="0"/>
          </w:rPr>
        </w:r>
      </w:ins>
    </w:p>
    <w:p w:rsidR="00000000" w:rsidDel="00000000" w:rsidP="00000000" w:rsidRDefault="00000000" w:rsidRPr="00000000" w14:paraId="0000016B">
      <w:pPr>
        <w:pStyle w:val="Heading2"/>
        <w:keepNext w:val="1"/>
        <w:spacing w:after="80" w:before="140" w:lineRule="auto"/>
        <w:rPr>
          <w:ins w:author="Kadam Sourabh" w:id="0" w:date="2026-07-11T14:06:23Z"/>
        </w:rPr>
      </w:pPr>
      <w:ins w:author="Kadam Sourabh" w:id="0" w:date="2026-07-11T14:06:23Z">
        <w:r w:rsidDel="00000000" w:rsidR="00000000" w:rsidRPr="00000000">
          <w:rPr>
            <w:rtl w:val="0"/>
          </w:rPr>
        </w:r>
      </w:ins>
    </w:p>
    <w:p w:rsidR="00000000" w:rsidDel="00000000" w:rsidP="00000000" w:rsidRDefault="00000000" w:rsidRPr="00000000" w14:paraId="0000016C">
      <w:pPr>
        <w:pStyle w:val="Heading2"/>
        <w:keepNext w:val="1"/>
        <w:spacing w:after="80" w:before="140" w:lineRule="auto"/>
        <w:rPr>
          <w:ins w:author="Kadam Sourabh" w:id="0" w:date="2026-07-11T14:06:23Z"/>
        </w:rPr>
      </w:pPr>
      <w:ins w:author="Kadam Sourabh" w:id="0" w:date="2026-07-11T14:06:23Z">
        <w:r w:rsidDel="00000000" w:rsidR="00000000" w:rsidRPr="00000000">
          <w:rPr>
            <w:rtl w:val="0"/>
          </w:rPr>
        </w:r>
      </w:ins>
    </w:p>
    <w:p w:rsidR="00000000" w:rsidDel="00000000" w:rsidP="00000000" w:rsidRDefault="00000000" w:rsidRPr="00000000" w14:paraId="0000016D">
      <w:pPr>
        <w:pStyle w:val="Heading2"/>
        <w:keepNext w:val="1"/>
        <w:spacing w:after="80" w:before="140" w:lineRule="auto"/>
        <w:rPr>
          <w:ins w:author="Kadam Sourabh" w:id="0" w:date="2026-07-11T14:06:23Z"/>
        </w:rPr>
      </w:pPr>
      <w:ins w:author="Kadam Sourabh" w:id="0" w:date="2026-07-11T14:06:23Z">
        <w:r w:rsidDel="00000000" w:rsidR="00000000" w:rsidRPr="00000000">
          <w:rPr>
            <w:rtl w:val="0"/>
          </w:rPr>
        </w:r>
      </w:ins>
    </w:p>
    <w:p w:rsidR="00000000" w:rsidDel="00000000" w:rsidP="00000000" w:rsidRDefault="00000000" w:rsidRPr="00000000" w14:paraId="0000016E">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3.2 Current Base Station  Configuration</w:t>
      </w:r>
      <w:r w:rsidDel="00000000" w:rsidR="00000000" w:rsidRPr="00000000">
        <w:rPr>
          <w:rtl w:val="0"/>
        </w:rPr>
      </w:r>
    </w:p>
    <w:p w:rsidR="00000000" w:rsidDel="00000000" w:rsidP="00000000" w:rsidRDefault="00000000" w:rsidRPr="00000000" w14:paraId="0000016F">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5. </w:t>
      </w:r>
      <w:r w:rsidDel="00000000" w:rsidR="00000000" w:rsidRPr="00000000">
        <w:rPr>
          <w:rFonts w:ascii="Liberation Sans" w:cs="Liberation Sans" w:eastAsia="Liberation Sans" w:hAnsi="Liberation Sans"/>
          <w:i w:val="1"/>
          <w:iCs w:val="1"/>
          <w:color w:val="404040"/>
          <w:sz w:val="18"/>
          <w:szCs w:val="18"/>
          <w:rtl w:val="0"/>
        </w:rPr>
        <w:t xml:space="preserve">Current automated base-station configuration</w:t>
      </w:r>
      <w:r w:rsidDel="00000000" w:rsidR="00000000" w:rsidRPr="00000000">
        <w:rPr>
          <w:rtl w:val="0"/>
        </w:rPr>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170">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Subsystem</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71">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Current component / implementation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72">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Primary role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Structural frame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20 x 20 mm aluminium extrusion, cast corner brackets, glass-acrylic top and black-acrylic sides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Rigid landing bed and protected field enclosure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7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Active centering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7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4 x NEMA17 motors, T8 lead screws (8 mm diameter, 1.25 mm pitch), brass nuts and KP08/KFL08 bearings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7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Correct residual X/Y landing offset and align pogo contacts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Travel safety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8 x Omron snap-action limit switches with SW2-to-SW1 homing sequence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Prevent over-travel and establish repeatable home/max positions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7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Docking interface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7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Custom spring-loaded pogo matrix with physically separated power and Ethernet groups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7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Tolerance to leveling error, charging connection and wired mission-data link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Protection mechanism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Linear actuator plus actuated iris; 8-second closing delay after actuator HOME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Protect pogo interface and internal circuitry from dust and rotor downwash</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8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High-level controller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8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Raspberry Pi 5, 16 GB, 7-inch 1024 x 600 capacitive touch display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8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HMI, Ethernet payload handling, post-processing and supervision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AI acceleration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Hailo AI HAT+ 2, Hailo-10H, 40 TOPS INT4, 8 GB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Local docking-state and visual-processing acceleration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8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Real-time controller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8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Teensy 4.1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8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Pulse generation, limit-switch reading, relay control and deterministic sequencing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Motor drivers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4 x TB6600 microstep drivers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Drive the four NEMA17 centering axes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8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Electrical safety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8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Heavy-duty relay, default OFF</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9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Prevent charging until mechanical/electrical validation passes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9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Operating modes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FULL AUTO; SKIP ETH; SKIP CHG; MECH ONLY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Full mission and isolated field diagnostics</w:t>
            </w:r>
            <w:r w:rsidDel="00000000" w:rsidR="00000000" w:rsidRPr="00000000">
              <w:rPr>
                <w:rtl w:val="0"/>
              </w:rPr>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288.0" w:type="dxa"/>
        <w:jc w:val="center"/>
        <w:tblLayout w:type="fixed"/>
        <w:tblLook w:val="0400"/>
      </w:tblPr>
      <w:tblGrid>
        <w:gridCol w:w="9288"/>
        <w:tblGridChange w:id="0">
          <w:tblGrid>
            <w:gridCol w:w="9288"/>
          </w:tblGrid>
        </w:tblGridChange>
      </w:tblGrid>
      <w:tr>
        <w:trPr>
          <w:cantSplit w:val="0"/>
          <w:tblHeader w:val="0"/>
        </w:trPr>
        <w:tc>
          <w:tcPr>
            <w:tcBorders>
              <w:top w:color="548235" w:space="0" w:sz="12" w:val="single"/>
              <w:left w:color="548235" w:space="0" w:sz="12" w:val="single"/>
              <w:bottom w:color="548235" w:space="0" w:sz="12" w:val="single"/>
              <w:right w:color="548235" w:space="0" w:sz="12" w:val="single"/>
            </w:tcBorders>
            <w:shd w:fill="e2f0d9" w:val="clear"/>
            <w:tcMar>
              <w:top w:w="140.0" w:type="dxa"/>
              <w:bottom w:w="140.0" w:type="dxa"/>
            </w:tcMar>
          </w:tcPr>
          <w:p w:rsidR="00000000" w:rsidDel="00000000" w:rsidP="00000000" w:rsidRDefault="00000000" w:rsidRPr="00000000" w14:paraId="00000195">
            <w:pPr>
              <w:spacing w:after="60" w:lineRule="auto"/>
              <w:rPr/>
            </w:pPr>
            <w:r w:rsidDel="00000000" w:rsidR="00000000" w:rsidRPr="00000000">
              <w:rPr>
                <w:rFonts w:ascii="Liberation Sans" w:cs="Liberation Sans" w:eastAsia="Liberation Sans" w:hAnsi="Liberation Sans"/>
                <w:b w:val="1"/>
                <w:bCs w:val="1"/>
                <w:color w:val="17365d"/>
                <w:sz w:val="20"/>
                <w:szCs w:val="20"/>
                <w:rtl w:val="0"/>
              </w:rPr>
              <w:t xml:space="preserve">TEST EVIDENCE: Recorded charging telemetry</w:t>
            </w:r>
            <w:r w:rsidDel="00000000" w:rsidR="00000000" w:rsidRPr="00000000">
              <w:rPr>
                <w:rtl w:val="0"/>
              </w:rPr>
            </w:r>
          </w:p>
          <w:p w:rsidR="00000000" w:rsidDel="00000000" w:rsidP="00000000" w:rsidRDefault="00000000" w:rsidRPr="00000000" w14:paraId="00000196">
            <w:pPr>
              <w:spacing w:after="0" w:lineRule="auto"/>
              <w:rPr/>
            </w:pPr>
            <w:r w:rsidDel="00000000" w:rsidR="00000000" w:rsidRPr="00000000">
              <w:rPr>
                <w:rFonts w:ascii="Liberation Sans" w:cs="Liberation Sans" w:eastAsia="Liberation Sans" w:hAnsi="Liberation Sans"/>
                <w:color w:val="404040"/>
                <w:sz w:val="18"/>
                <w:szCs w:val="18"/>
                <w:rtl w:val="0"/>
              </w:rPr>
              <w:t xml:space="preserve">Base Station v6.1 logs report a stabilized internal supply of 12.29-12.33 V, an initial measured pogo voltage of 12.62 V at approximately 54 s after mating, and progression up to 14.08 V during extended testing. .</w:t>
            </w:r>
            <w:r w:rsidDel="00000000" w:rsidR="00000000" w:rsidRPr="00000000">
              <w:rPr>
                <w:rtl w:val="0"/>
              </w:rPr>
            </w:r>
          </w:p>
        </w:tc>
      </w:tr>
    </w:tbl>
    <w:p w:rsidR="00000000" w:rsidDel="00000000" w:rsidP="00000000" w:rsidRDefault="00000000" w:rsidRPr="00000000" w14:paraId="00000197">
      <w:pPr>
        <w:spacing w:after="160" w:before="80" w:lineRule="auto"/>
        <w:jc w:val="center"/>
        <w:rPr/>
      </w:pPr>
      <w:r w:rsidDel="00000000" w:rsidR="00000000" w:rsidRPr="00000000">
        <w:rPr/>
        <w:drawing>
          <wp:inline distB="114300" distT="114300" distL="114300" distR="114300">
            <wp:extent cx="6400800" cy="3949700"/>
            <wp:effectExtent b="0" l="0" r="0" t="0"/>
            <wp:docPr id="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6400800" cy="3949700"/>
                    </a:xfrm>
                    <a:prstGeom prst="rect"/>
                    <a:ln/>
                  </pic:spPr>
                </pic:pic>
              </a:graphicData>
            </a:graphic>
          </wp:inline>
        </w:drawing>
      </w:r>
      <w:r w:rsidDel="00000000" w:rsidR="00000000" w:rsidRPr="00000000">
        <w:rPr>
          <w:rFonts w:ascii="Liberation Sans" w:cs="Liberation Sans" w:eastAsia="Liberation Sans" w:hAnsi="Liberation Sans"/>
          <w:b w:val="1"/>
          <w:bCs w:val="1"/>
          <w:color w:val="1f4e78"/>
          <w:sz w:val="18"/>
          <w:szCs w:val="18"/>
          <w:rtl w:val="0"/>
        </w:rPr>
        <w:t xml:space="preserve">Figure 3. </w:t>
      </w:r>
      <w:r w:rsidDel="00000000" w:rsidR="00000000" w:rsidRPr="00000000">
        <w:rPr>
          <w:rFonts w:ascii="Liberation Sans" w:cs="Liberation Sans" w:eastAsia="Liberation Sans" w:hAnsi="Liberation Sans"/>
          <w:i w:val="1"/>
          <w:iCs w:val="1"/>
          <w:color w:val="404040"/>
          <w:sz w:val="18"/>
          <w:szCs w:val="18"/>
          <w:rtl w:val="0"/>
        </w:rPr>
        <w:t xml:space="preserve">Final assembled current autonomous drone</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4. Overall System Architecture</w:t>
      </w:r>
      <w:r w:rsidDel="00000000" w:rsidR="00000000" w:rsidRPr="00000000">
        <w:rPr>
          <w:rtl w:val="0"/>
        </w:rPr>
      </w:r>
    </w:p>
    <w:p w:rsidR="00000000" w:rsidDel="00000000" w:rsidP="00000000" w:rsidRDefault="00000000" w:rsidRPr="00000000" w14:paraId="0000019A">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ASCEND uses a layered architecture that separates physical flight authority, mission intelligence, perception, safety, docking and post-flight processing. This separation reduces the risk that a high-level software delay directly destabilizes the vehicle and allows each layer to enter a defined safe state when a dependency becomes invalid.</w:t>
      </w:r>
      <w:r w:rsidDel="00000000" w:rsidR="00000000" w:rsidRPr="00000000">
        <w:rPr>
          <w:rtl w:val="0"/>
        </w:rPr>
      </w:r>
    </w:p>
    <w:p w:rsidR="00000000" w:rsidDel="00000000" w:rsidP="00000000" w:rsidRDefault="00000000" w:rsidRPr="00000000" w14:paraId="0000019B">
      <w:pPr>
        <w:spacing w:after="40" w:lineRule="auto"/>
        <w:jc w:val="center"/>
        <w:rPr/>
      </w:pPr>
      <w:r w:rsidDel="00000000" w:rsidR="00000000" w:rsidRPr="00000000">
        <w:rPr/>
        <w:drawing>
          <wp:inline distB="0" distT="0" distL="114300" distR="114300">
            <wp:extent cx="6724650" cy="2666686"/>
            <wp:effectExtent b="0" l="0" r="0" t="0"/>
            <wp:docPr id="1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724650" cy="2666686"/>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160" w:before="80" w:lineRule="auto"/>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2. </w:t>
      </w:r>
      <w:r w:rsidDel="00000000" w:rsidR="00000000" w:rsidRPr="00000000">
        <w:rPr>
          <w:rFonts w:ascii="Liberation Sans" w:cs="Liberation Sans" w:eastAsia="Liberation Sans" w:hAnsi="Liberation Sans"/>
          <w:i w:val="1"/>
          <w:iCs w:val="1"/>
          <w:color w:val="404040"/>
          <w:sz w:val="18"/>
          <w:szCs w:val="18"/>
          <w:rtl w:val="0"/>
        </w:rPr>
        <w:t xml:space="preserve">Overall ASCEND drone and automated base-station architecture</w:t>
      </w:r>
      <w:r w:rsidDel="00000000" w:rsidR="00000000" w:rsidRPr="00000000">
        <w:rPr>
          <w:rFonts w:ascii="Liberation Sans" w:cs="Liberation Sans" w:eastAsia="Liberation Sans" w:hAnsi="Liberation Sans"/>
          <w:color w:val="777777"/>
          <w:sz w:val="16"/>
          <w:szCs w:val="16"/>
          <w:rtl w:val="0"/>
        </w:rPr>
        <w:t xml:space="preserve"> (Generated for this report)</w:t>
      </w:r>
      <w:r w:rsidDel="00000000" w:rsidR="00000000" w:rsidRPr="00000000">
        <w:rPr>
          <w:rtl w:val="0"/>
        </w:rPr>
      </w:r>
    </w:p>
    <w:p w:rsidR="00000000" w:rsidDel="00000000" w:rsidP="00000000" w:rsidRDefault="00000000" w:rsidRPr="00000000" w14:paraId="0000019D">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4.1 Control Hierarchy</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Pixhawk 6C / PX4 is the only authority for low-level attitude, rate, velocity, yaw and motor control.</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Raspberry Pi 5 issues bounded high-level setpoints and supervises mission progress through MAVSDK/MAVLink.</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Perception sensors provide pose, depth, image and range information to health and safety gates before movement is permitted.</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The coverage, return and landing managers generate goals only inside configured safety and validity limits.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The base station remains electrically isolated from the flight battery until landing, centering and contact validation are complete.</w:t>
      </w:r>
      <w:r w:rsidDel="00000000" w:rsidR="00000000" w:rsidRPr="00000000">
        <w:rPr>
          <w:rtl w:val="0"/>
        </w:rPr>
      </w:r>
    </w:p>
    <w:p w:rsidR="00000000" w:rsidDel="00000000" w:rsidP="00000000" w:rsidRDefault="00000000" w:rsidRPr="00000000" w14:paraId="000001A3">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4.2 Functional Interfaces</w:t>
      </w:r>
      <w:r w:rsidDel="00000000" w:rsidR="00000000" w:rsidRPr="00000000">
        <w:rPr>
          <w:rtl w:val="0"/>
        </w:rPr>
      </w:r>
    </w:p>
    <w:p w:rsidR="00000000" w:rsidDel="00000000" w:rsidP="00000000" w:rsidRDefault="00000000" w:rsidRPr="00000000" w14:paraId="000001A4">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6. </w:t>
      </w:r>
      <w:r w:rsidDel="00000000" w:rsidR="00000000" w:rsidRPr="00000000">
        <w:rPr>
          <w:rFonts w:ascii="Liberation Sans" w:cs="Liberation Sans" w:eastAsia="Liberation Sans" w:hAnsi="Liberation Sans"/>
          <w:i w:val="1"/>
          <w:iCs w:val="1"/>
          <w:color w:val="404040"/>
          <w:sz w:val="18"/>
          <w:szCs w:val="18"/>
          <w:rtl w:val="0"/>
        </w:rPr>
        <w:t xml:space="preserve">Major subsystem interfaces</w:t>
      </w:r>
      <w:r w:rsidDel="00000000" w:rsidR="00000000" w:rsidRPr="00000000">
        <w:rPr>
          <w:rtl w:val="0"/>
        </w:rPr>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1A5">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Source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A6">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Destination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A7">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Interface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A8">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Information / function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Raspberry Pi 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Pixhawk 6C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USB</w:t>
            </w:r>
            <w:r w:rsidDel="00000000" w:rsidR="00000000" w:rsidRPr="00000000">
              <w:rPr>
                <w:color w:val="404040"/>
                <w:sz w:val="15"/>
                <w:szCs w:val="15"/>
                <w:rtl w:val="0"/>
              </w:rPr>
              <w:t xml:space="preserve"> </w:t>
            </w:r>
            <w:r w:rsidDel="00000000" w:rsidR="00000000" w:rsidRPr="00000000">
              <w:rPr>
                <w:rFonts w:ascii="Liberation Sans" w:cs="Liberation Sans" w:eastAsia="Liberation Sans" w:hAnsi="Liberation Sans"/>
                <w:b w:val="0"/>
                <w:bCs w:val="0"/>
                <w:color w:val="404040"/>
                <w:sz w:val="15"/>
                <w:szCs w:val="15"/>
                <w:rtl w:val="0"/>
              </w:rPr>
              <w:t xml:space="preserve">MAVLink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Offboard setpoints, arm/land commands, telemetry and health</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A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RPLidar A1M8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A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Raspberry Pi 5</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A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USB serial </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B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360-degree scans, arena-wall sectors and collision/boundary ranges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Holybro H-Flow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Pixhawk 6C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3">
            <w:pPr>
              <w:spacing w:after="0" w:lineRule="auto"/>
              <w:jc w:val="left"/>
              <w:rPr/>
            </w:pPr>
            <w:r w:rsidDel="00000000" w:rsidR="00000000" w:rsidRPr="00000000">
              <w:rPr>
                <w:color w:val="404040"/>
                <w:sz w:val="15"/>
                <w:szCs w:val="15"/>
                <w:rtl w:val="0"/>
              </w:rPr>
              <w:t xml:space="preserve">CAN BUS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Optical flow and range-assisted stabilization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B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Sony IMX500 AI Camera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B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Raspberry Pi 5</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B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CSI</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B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HD survey images, target frames and visual landing observations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Hailo AI HAT+ 2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Raspberry Pi 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PCIe / HAT interface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Accelerated visual inference and post-processing support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B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Drone Pi</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B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Base-station Pi</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B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Docked Ethernet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C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Mission data, checksums, status and results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Base-station Pi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Teensy 4.1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USB/UART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Mechanism commands, limits, faults and acknowledgements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C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Charging controller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C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Flight battery/BMS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C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Pogo contacts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C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Protected power and battery-management signals</w:t>
            </w:r>
            <w:r w:rsidDel="00000000" w:rsidR="00000000" w:rsidRPr="00000000">
              <w:rPr>
                <w:rtl w:val="0"/>
              </w:rPr>
            </w:r>
          </w:p>
        </w:tc>
      </w:tr>
    </w:tbl>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5. Final Drone Mechanical Design</w:t>
      </w:r>
      <w:r w:rsidDel="00000000" w:rsidR="00000000" w:rsidRPr="00000000">
        <w:rPr>
          <w:rtl w:val="0"/>
        </w:rPr>
      </w:r>
    </w:p>
    <w:p w:rsidR="00000000" w:rsidDel="00000000" w:rsidP="00000000" w:rsidRDefault="00000000" w:rsidRPr="00000000" w14:paraId="000001CB">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5.1 Airframe and Structural Design</w:t>
      </w:r>
      <w:r w:rsidDel="00000000" w:rsidR="00000000" w:rsidRPr="00000000">
        <w:rPr>
          <w:rtl w:val="0"/>
        </w:rPr>
      </w:r>
    </w:p>
    <w:p w:rsidR="00000000" w:rsidDel="00000000" w:rsidP="00000000" w:rsidRDefault="00000000" w:rsidRPr="00000000" w14:paraId="000001CC">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final drone uses a carbon-fibre structure selected for high stiffness-to-mass ratio and reduced deformation during rapid motor-load changes. The body incorporates a custom PCB lower plate to reduce point-to-point wiring and improve repeatability. Ten-millimetre carbon-fibre rods form the arms and are retained by custom clamps. Custom 3D-printed landing-gear mounts provide the required ground clearance and docking geometry. M2.5 fasteners with rubber cap nuts are used where appropriate to reduce vibration-induced loosening.</w:t>
      </w:r>
      <w:r w:rsidDel="00000000" w:rsidR="00000000" w:rsidRPr="00000000">
        <w:rPr>
          <w:rtl w:val="0"/>
        </w:rPr>
      </w:r>
    </w:p>
    <w:p w:rsidR="00000000" w:rsidDel="00000000" w:rsidP="00000000" w:rsidRDefault="00000000" w:rsidRPr="00000000" w14:paraId="000001CD">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All sensor mounts maintain a known orientation relative to the PX4 body frame. The RPLidar horizontal scan plane is kept clear of arms, propellers, landing gear and wiring; the H-Flow faces downward with an unobstructed floor view; and the Sony IMX500 camera is aligned for survey imaging and visual landing observations. Cable routing is separated from propeller discs and the lower docking interface.</w:t>
      </w:r>
      <w:r w:rsidDel="00000000" w:rsidR="00000000" w:rsidRPr="00000000">
        <w:rPr>
          <w:rtl w:val="0"/>
        </w:rPr>
      </w:r>
    </w:p>
    <w:tbl>
      <w:tblPr>
        <w:tblStyle w:val="Table19"/>
        <w:tblW w:w="9144.0" w:type="dxa"/>
        <w:jc w:val="center"/>
        <w:tblLayout w:type="fixed"/>
        <w:tblLook w:val="0400"/>
      </w:tblPr>
      <w:tblGrid>
        <w:gridCol w:w="9144"/>
        <w:tblGridChange w:id="0">
          <w:tblGrid>
            <w:gridCol w:w="9144"/>
          </w:tblGrid>
        </w:tblGridChange>
      </w:tblGrid>
      <w:tr>
        <w:trPr>
          <w:cantSplit w:val="0"/>
          <w:trHeight w:val="4320" w:hRule="atLeast"/>
          <w:tblHeader w:val="0"/>
        </w:trPr>
        <w:tc>
          <w:tcPr>
            <w:tcBorders>
              <w:top w:color="8c8c8c" w:space="0" w:sz="14" w:val="dashed"/>
              <w:left w:color="8c8c8c" w:space="0" w:sz="14" w:val="dashed"/>
              <w:bottom w:color="8c8c8c" w:space="0" w:sz="14" w:val="dashed"/>
              <w:right w:color="8c8c8c" w:space="0" w:sz="14" w:val="dashed"/>
            </w:tcBorders>
            <w:shd w:fill="fafafa" w:val="clear"/>
            <w:vAlign w:val="center"/>
          </w:tcPr>
          <w:p w:rsidR="00000000" w:rsidDel="00000000" w:rsidP="00000000" w:rsidRDefault="00000000" w:rsidRPr="00000000" w14:paraId="000001CE">
            <w:pPr>
              <w:spacing w:after="80" w:lineRule="auto"/>
              <w:jc w:val="center"/>
              <w:rPr/>
            </w:pPr>
            <w:r w:rsidDel="00000000" w:rsidR="00000000" w:rsidRPr="00000000">
              <w:rPr>
                <w:rFonts w:ascii="Liberation Sans" w:cs="Liberation Sans" w:eastAsia="Liberation Sans" w:hAnsi="Liberation Sans"/>
                <w:i w:val="1"/>
                <w:iCs w:val="1"/>
                <w:color w:val="888888"/>
                <w:sz w:val="16"/>
                <w:szCs w:val="16"/>
              </w:rPr>
              <w:drawing>
                <wp:inline distB="114300" distT="114300" distL="114300" distR="114300">
                  <wp:extent cx="5424488" cy="3990975"/>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24488" cy="3990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F">
      <w:pPr>
        <w:spacing w:after="160" w:before="80" w:lineRule="auto"/>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4. </w:t>
      </w:r>
      <w:r w:rsidDel="00000000" w:rsidR="00000000" w:rsidRPr="00000000">
        <w:rPr>
          <w:rFonts w:ascii="Liberation Sans" w:cs="Liberation Sans" w:eastAsia="Liberation Sans" w:hAnsi="Liberation Sans"/>
          <w:i w:val="1"/>
          <w:iCs w:val="1"/>
          <w:color w:val="404040"/>
          <w:sz w:val="18"/>
          <w:szCs w:val="18"/>
          <w:rtl w:val="0"/>
        </w:rPr>
        <w:t xml:space="preserve">Drone dimensional views and key mounting dimensions</w:t>
      </w:r>
      <w:r w:rsidDel="00000000" w:rsidR="00000000" w:rsidRPr="00000000">
        <w:rPr>
          <w:rtl w:val="0"/>
        </w:rPr>
      </w:r>
    </w:p>
    <w:p w:rsidR="00000000" w:rsidDel="00000000" w:rsidP="00000000" w:rsidRDefault="00000000" w:rsidRPr="00000000" w14:paraId="000001D0">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5.2 Final Dimensions and Mass Properties</w:t>
      </w:r>
      <w:r w:rsidDel="00000000" w:rsidR="00000000" w:rsidRPr="00000000">
        <w:rPr>
          <w:rtl w:val="0"/>
        </w:rPr>
      </w:r>
    </w:p>
    <w:p w:rsidR="00000000" w:rsidDel="00000000" w:rsidP="00000000" w:rsidRDefault="00000000" w:rsidRPr="00000000" w14:paraId="000001D1">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7. </w:t>
      </w:r>
      <w:r w:rsidDel="00000000" w:rsidR="00000000" w:rsidRPr="00000000">
        <w:rPr>
          <w:rFonts w:ascii="Liberation Sans" w:cs="Liberation Sans" w:eastAsia="Liberation Sans" w:hAnsi="Liberation Sans"/>
          <w:i w:val="1"/>
          <w:iCs w:val="1"/>
          <w:color w:val="404040"/>
          <w:sz w:val="18"/>
          <w:szCs w:val="18"/>
          <w:rtl w:val="0"/>
        </w:rPr>
        <w:t xml:space="preserve">Measured final drone dimensions</w:t>
      </w:r>
      <w:r w:rsidDel="00000000" w:rsidR="00000000" w:rsidRPr="00000000">
        <w:rPr>
          <w:rtl w:val="0"/>
        </w:rPr>
      </w:r>
    </w:p>
    <w:tbl>
      <w:tblPr>
        <w:tblStyle w:val="Table2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1D2">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Parameter</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D3">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Symbol</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D4">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Measured value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D5">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Measurement condition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D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Core frame length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328 mm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Propellers installed / removed: </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D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Core frame width</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D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W</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D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254 mm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D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Propellers installed / removed: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D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Maximum height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0">
            <w:pPr>
              <w:spacing w:after="0" w:lineRule="auto"/>
              <w:jc w:val="left"/>
              <w:rPr/>
            </w:pPr>
            <w:r w:rsidDel="00000000" w:rsidR="00000000" w:rsidRPr="00000000">
              <w:rPr>
                <w:color w:val="404040"/>
                <w:sz w:val="16"/>
                <w:szCs w:val="16"/>
                <w:rtl w:val="0"/>
              </w:rPr>
              <w:t xml:space="preserve">180</w:t>
            </w:r>
            <w:r w:rsidDel="00000000" w:rsidR="00000000" w:rsidRPr="00000000">
              <w:rPr>
                <w:rFonts w:ascii="Liberation Sans" w:cs="Liberation Sans" w:eastAsia="Liberation Sans" w:hAnsi="Liberation Sans"/>
                <w:b w:val="0"/>
                <w:bCs w:val="0"/>
                <w:color w:val="404040"/>
                <w:sz w:val="16"/>
                <w:szCs w:val="16"/>
                <w:rtl w:val="0"/>
              </w:rPr>
              <w:t xml:space="preserve"> mm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Landing gear in flight configuration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E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Motor-to-motor wheelbase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E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E4">
            <w:pPr>
              <w:spacing w:after="0" w:lineRule="auto"/>
              <w:jc w:val="left"/>
              <w:rPr/>
            </w:pPr>
            <w:r w:rsidDel="00000000" w:rsidR="00000000" w:rsidRPr="00000000">
              <w:rPr>
                <w:color w:val="404040"/>
                <w:sz w:val="16"/>
                <w:szCs w:val="16"/>
                <w:rtl w:val="0"/>
              </w:rPr>
              <w:t xml:space="preserve">320</w:t>
            </w:r>
            <w:r w:rsidDel="00000000" w:rsidR="00000000" w:rsidRPr="00000000">
              <w:rPr>
                <w:rFonts w:ascii="Liberation Sans" w:cs="Liberation Sans" w:eastAsia="Liberation Sans" w:hAnsi="Liberation Sans"/>
                <w:b w:val="0"/>
                <w:bCs w:val="0"/>
                <w:color w:val="404040"/>
                <w:sz w:val="16"/>
                <w:szCs w:val="16"/>
                <w:rtl w:val="0"/>
              </w:rPr>
              <w:t xml:space="preserve"> mm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E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Centre-to-centre diagonal / adjacent: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Ground clearance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8">
            <w:pPr>
              <w:spacing w:after="0" w:lineRule="auto"/>
              <w:jc w:val="left"/>
              <w:rPr/>
            </w:pPr>
            <w:r w:rsidDel="00000000" w:rsidR="00000000" w:rsidRPr="00000000">
              <w:rPr>
                <w:color w:val="404040"/>
                <w:sz w:val="16"/>
                <w:szCs w:val="16"/>
                <w:rtl w:val="0"/>
              </w:rPr>
              <w:t xml:space="preserve">151</w:t>
            </w:r>
            <w:r w:rsidDel="00000000" w:rsidR="00000000" w:rsidRPr="00000000">
              <w:rPr>
                <w:rFonts w:ascii="Liberation Sans" w:cs="Liberation Sans" w:eastAsia="Liberation Sans" w:hAnsi="Liberation Sans"/>
                <w:b w:val="0"/>
                <w:bCs w:val="0"/>
                <w:color w:val="404040"/>
                <w:sz w:val="16"/>
                <w:szCs w:val="16"/>
                <w:rtl w:val="0"/>
              </w:rPr>
              <w:t xml:space="preserve"> mm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Level surface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E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Docking contact height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E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EC">
            <w:pPr>
              <w:spacing w:after="0" w:lineRule="auto"/>
              <w:jc w:val="left"/>
              <w:rPr/>
            </w:pPr>
            <w:r w:rsidDel="00000000" w:rsidR="00000000" w:rsidRPr="00000000">
              <w:rPr>
                <w:color w:val="404040"/>
                <w:sz w:val="16"/>
                <w:szCs w:val="16"/>
                <w:rtl w:val="0"/>
              </w:rPr>
              <w:t xml:space="preserve">100</w:t>
            </w:r>
            <w:r w:rsidDel="00000000" w:rsidR="00000000" w:rsidRPr="00000000">
              <w:rPr>
                <w:rFonts w:ascii="Liberation Sans" w:cs="Liberation Sans" w:eastAsia="Liberation Sans" w:hAnsi="Liberation Sans"/>
                <w:b w:val="0"/>
                <w:bCs w:val="0"/>
                <w:color w:val="404040"/>
                <w:sz w:val="16"/>
                <w:szCs w:val="16"/>
                <w:rtl w:val="0"/>
              </w:rPr>
              <w:t xml:space="preserve"> mm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E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From base landing plane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Total takeoff mass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MTOM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0">
            <w:pPr>
              <w:spacing w:after="0" w:lineRule="auto"/>
              <w:jc w:val="left"/>
              <w:rPr/>
            </w:pPr>
            <w:r w:rsidDel="00000000" w:rsidR="00000000" w:rsidRPr="00000000">
              <w:rPr>
                <w:color w:val="404040"/>
                <w:sz w:val="16"/>
                <w:szCs w:val="16"/>
                <w:rtl w:val="0"/>
              </w:rPr>
              <w:t xml:space="preserve">1960</w:t>
            </w:r>
            <w:r w:rsidDel="00000000" w:rsidR="00000000" w:rsidRPr="00000000">
              <w:rPr>
                <w:rFonts w:ascii="Liberation Sans" w:cs="Liberation Sans" w:eastAsia="Liberation Sans" w:hAnsi="Liberation Sans"/>
                <w:b w:val="0"/>
                <w:bCs w:val="0"/>
                <w:color w:val="404040"/>
                <w:sz w:val="16"/>
                <w:szCs w:val="16"/>
                <w:rtl w:val="0"/>
              </w:rPr>
              <w:t xml:space="preserve"> 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Final battery and all sensors installed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F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Centre-of-gravity offset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F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F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w:t>
            </w:r>
            <w:r w:rsidDel="00000000" w:rsidR="00000000" w:rsidRPr="00000000">
              <w:rPr>
                <w:color w:val="404040"/>
                <w:sz w:val="16"/>
                <w:szCs w:val="16"/>
                <w:rtl w:val="0"/>
              </w:rPr>
              <w:t xml:space="preserve">2</w:t>
            </w:r>
            <w:r w:rsidDel="00000000" w:rsidR="00000000" w:rsidRPr="00000000">
              <w:rPr>
                <w:rFonts w:ascii="Liberation Sans" w:cs="Liberation Sans" w:eastAsia="Liberation Sans" w:hAnsi="Liberation Sans"/>
                <w:b w:val="0"/>
                <w:bCs w:val="0"/>
                <w:color w:val="404040"/>
                <w:sz w:val="16"/>
                <w:szCs w:val="16"/>
                <w:rtl w:val="0"/>
              </w:rPr>
              <w:t xml:space="preserve"> mm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1F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Relative to geometric centre</w:t>
            </w:r>
            <w:r w:rsidDel="00000000" w:rsidR="00000000" w:rsidRPr="00000000">
              <w:rPr>
                <w:rtl w:val="0"/>
              </w:rPr>
            </w:r>
          </w:p>
        </w:tc>
      </w:tr>
    </w:tbl>
    <w:p w:rsidR="00000000" w:rsidDel="00000000" w:rsidP="00000000" w:rsidRDefault="00000000" w:rsidRPr="00000000" w14:paraId="000001F6">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8. </w:t>
      </w:r>
      <w:r w:rsidDel="00000000" w:rsidR="00000000" w:rsidRPr="00000000">
        <w:rPr>
          <w:rFonts w:ascii="Liberation Sans" w:cs="Liberation Sans" w:eastAsia="Liberation Sans" w:hAnsi="Liberation Sans"/>
          <w:i w:val="1"/>
          <w:iCs w:val="1"/>
          <w:color w:val="404040"/>
          <w:sz w:val="18"/>
          <w:szCs w:val="18"/>
          <w:rtl w:val="0"/>
        </w:rPr>
        <w:t xml:space="preserve">Mass breakdown and centre-of-gravity inputs</w:t>
      </w:r>
      <w:r w:rsidDel="00000000" w:rsidR="00000000" w:rsidRPr="00000000">
        <w:rPr>
          <w:rtl w:val="0"/>
        </w:rPr>
      </w:r>
    </w:p>
    <w:tbl>
      <w:tblPr>
        <w:tblStyle w:val="Table21"/>
        <w:tblW w:w="80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tblGridChange w:id="0">
          <w:tblGrid>
            <w:gridCol w:w="2016"/>
            <w:gridCol w:w="2016"/>
            <w:gridCol w:w="2016"/>
            <w:gridCol w:w="2016"/>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1F7">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Item</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F8">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Quantity</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F9">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Unit mass</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1FA">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Total mass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F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Carbon frame and arms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D">
            <w:pPr>
              <w:spacing w:after="0" w:lineRule="auto"/>
              <w:jc w:val="left"/>
              <w:rPr/>
            </w:pPr>
            <w:r w:rsidDel="00000000" w:rsidR="00000000" w:rsidRPr="00000000">
              <w:rPr>
                <w:color w:val="404040"/>
                <w:sz w:val="15"/>
                <w:szCs w:val="15"/>
                <w:rtl w:val="0"/>
              </w:rPr>
              <w:t xml:space="preserve">125g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125g</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1F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Motors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0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01">
            <w:pPr>
              <w:spacing w:after="0" w:lineRule="auto"/>
              <w:jc w:val="left"/>
              <w:rPr/>
            </w:pPr>
            <w:r w:rsidDel="00000000" w:rsidR="00000000" w:rsidRPr="00000000">
              <w:rPr>
                <w:color w:val="404040"/>
                <w:sz w:val="15"/>
                <w:szCs w:val="15"/>
                <w:rtl w:val="0"/>
              </w:rPr>
              <w:t xml:space="preserve">98g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0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98g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Propellers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114g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114g</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0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ESC and power PCB</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0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0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17.8g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0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17.8g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Pixhawk 6C and power module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34.6g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34.6</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0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Raspberry Pi 5 and storage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1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1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70g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1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70g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Sony IMX500 AI Camera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5">
            <w:pPr>
              <w:spacing w:after="0" w:lineRule="auto"/>
              <w:jc w:val="left"/>
              <w:rPr/>
            </w:pPr>
            <w:r w:rsidDel="00000000" w:rsidR="00000000" w:rsidRPr="00000000">
              <w:rPr>
                <w:color w:val="404040"/>
                <w:sz w:val="15"/>
                <w:szCs w:val="15"/>
                <w:rtl w:val="0"/>
              </w:rPr>
              <w:t xml:space="preserve">10</w:t>
            </w:r>
            <w:r w:rsidDel="00000000" w:rsidR="00000000" w:rsidRPr="00000000">
              <w:rPr>
                <w:rFonts w:ascii="Liberation Sans" w:cs="Liberation Sans" w:eastAsia="Liberation Sans" w:hAnsi="Liberation Sans"/>
                <w:b w:val="0"/>
                <w:bCs w:val="0"/>
                <w:color w:val="404040"/>
                <w:sz w:val="15"/>
                <w:szCs w:val="15"/>
                <w:rtl w:val="0"/>
              </w:rPr>
              <w:t xml:space="preserve">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10</w:t>
            </w:r>
            <w:r w:rsidDel="00000000" w:rsidR="00000000" w:rsidRPr="00000000">
              <w:rPr>
                <w:color w:val="404040"/>
                <w:sz w:val="15"/>
                <w:szCs w:val="15"/>
                <w:rtl w:val="0"/>
              </w:rPr>
              <w:t xml:space="preserve">g</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1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H-Flow</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1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1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15.2g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1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15.2g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Hailo AI HAT+ 2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19g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19g</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1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RPLidar A1M8 and mount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2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2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170g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2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170g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Battery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220g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220</w:t>
            </w:r>
            <w:r w:rsidDel="00000000" w:rsidR="00000000" w:rsidRPr="00000000">
              <w:rPr>
                <w:color w:val="404040"/>
                <w:sz w:val="15"/>
                <w:szCs w:val="15"/>
                <w:rtl w:val="0"/>
              </w:rPr>
              <w:t xml:space="preserve">g</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2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Landing gear / docking hardware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2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1 set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2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40g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2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40g</w:t>
            </w:r>
            <w:r w:rsidDel="00000000" w:rsidR="00000000" w:rsidRPr="00000000">
              <w:rPr>
                <w:rtl w:val="0"/>
              </w:rPr>
            </w:r>
          </w:p>
        </w:tc>
      </w:tr>
    </w:tbl>
    <w:p w:rsidR="00000000" w:rsidDel="00000000" w:rsidP="00000000" w:rsidRDefault="00000000" w:rsidRPr="00000000" w14:paraId="0000022B">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5.3 Landing and Docking Geometry</w:t>
      </w:r>
      <w:r w:rsidDel="00000000" w:rsidR="00000000" w:rsidRPr="00000000">
        <w:rPr>
          <w:rtl w:val="0"/>
        </w:rPr>
      </w:r>
    </w:p>
    <w:p w:rsidR="00000000" w:rsidDel="00000000" w:rsidP="00000000" w:rsidRDefault="00000000" w:rsidRPr="00000000" w14:paraId="0000022C">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landing gear is designed not only for flight touchdown but also for interaction with the base-station centering rods. The final report must state the maximum landing offset and yaw misalignment that can be corrected mechanically without damaging the frame or obstructing the pogo-pin interface. Hard stops and soft-contact surfaces should prevent excessive centering force.</w:t>
      </w:r>
      <w:r w:rsidDel="00000000" w:rsidR="00000000" w:rsidRPr="00000000">
        <w:rPr>
          <w:rtl w:val="0"/>
        </w:rPr>
      </w:r>
    </w:p>
    <w:p w:rsidR="00000000" w:rsidDel="00000000" w:rsidP="00000000" w:rsidRDefault="00000000" w:rsidRPr="00000000" w14:paraId="0000022D">
      <w:pPr>
        <w:rPr/>
      </w:pP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6. Propulsion, Battery and Power Distribution</w:t>
      </w:r>
      <w:r w:rsidDel="00000000" w:rsidR="00000000" w:rsidRPr="00000000">
        <w:rPr>
          <w:rtl w:val="0"/>
        </w:rPr>
      </w:r>
    </w:p>
    <w:p w:rsidR="00000000" w:rsidDel="00000000" w:rsidP="00000000" w:rsidRDefault="00000000" w:rsidRPr="00000000" w14:paraId="0000022F">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6.1 Propulsion System</w:t>
      </w:r>
      <w:r w:rsidDel="00000000" w:rsidR="00000000" w:rsidRPr="00000000">
        <w:rPr>
          <w:rtl w:val="0"/>
        </w:rPr>
      </w:r>
    </w:p>
    <w:p w:rsidR="00000000" w:rsidDel="00000000" w:rsidP="00000000" w:rsidRDefault="00000000" w:rsidRPr="00000000" w14:paraId="00000230">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propulsion system uses four T-Motor Navigator MN3110 470 KV brushless motors paired with 14 x 4.7 nylon propellers and a T-Motor F55-series 4-in-1 electronic speed controller. The motor-propeller combination must provide sufficient thrust margin for stable indoor hover, controlled acceleration and recovery from small disturbances while remaining compatible with the final frame dimensions and battery voltage.</w:t>
      </w:r>
      <w:r w:rsidDel="00000000" w:rsidR="00000000" w:rsidRPr="00000000">
        <w:rPr>
          <w:rtl w:val="0"/>
        </w:rPr>
      </w:r>
    </w:p>
    <w:p w:rsidR="00000000" w:rsidDel="00000000" w:rsidP="00000000" w:rsidRDefault="00000000" w:rsidRPr="00000000" w14:paraId="00000231">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9. </w:t>
      </w:r>
      <w:r w:rsidDel="00000000" w:rsidR="00000000" w:rsidRPr="00000000">
        <w:rPr>
          <w:rFonts w:ascii="Liberation Sans" w:cs="Liberation Sans" w:eastAsia="Liberation Sans" w:hAnsi="Liberation Sans"/>
          <w:i w:val="1"/>
          <w:iCs w:val="1"/>
          <w:color w:val="404040"/>
          <w:sz w:val="18"/>
          <w:szCs w:val="18"/>
          <w:rtl w:val="0"/>
        </w:rPr>
        <w:t xml:space="preserve">Propulsion configuration and verified values</w:t>
      </w:r>
      <w:r w:rsidDel="00000000" w:rsidR="00000000" w:rsidRPr="00000000">
        <w:rPr>
          <w:rtl w:val="0"/>
        </w:rPr>
      </w:r>
    </w:p>
    <w:tbl>
      <w:tblPr>
        <w:tblStyle w:val="Table2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232">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Parameter</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33">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Final value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34">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Verification /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Motor model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T-Motor Navigator MN3110 470 KV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Datasheet and installed-part photograph</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3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Motor quantity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3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3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Visual inspection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Propeller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14 x 4.7 nylon, CW/CCW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Installed part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3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ESC</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3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T-Motor F55-series 4-in-1 - verify exact label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40">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Installed part / configuration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4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Battery cell count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4S lithium-ion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Battery label and charger</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4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Battery capacity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4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2800 mAh</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4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Battery label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4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Battery C-rating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8">
            <w:pPr>
              <w:spacing w:after="0" w:lineRule="auto"/>
              <w:jc w:val="left"/>
              <w:rPr/>
            </w:pPr>
            <w:r w:rsidDel="00000000" w:rsidR="00000000" w:rsidRPr="00000000">
              <w:rPr>
                <w:color w:val="404040"/>
                <w:sz w:val="16"/>
                <w:szCs w:val="16"/>
                <w:rtl w:val="0"/>
              </w:rPr>
              <w:t xml:space="preserve">13c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Battery label</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4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Measured hover throttle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4B">
            <w:pPr>
              <w:spacing w:after="0" w:lineRule="auto"/>
              <w:jc w:val="left"/>
              <w:rPr/>
            </w:pPr>
            <w:r w:rsidDel="00000000" w:rsidR="00000000" w:rsidRPr="00000000">
              <w:rPr>
                <w:color w:val="404040"/>
                <w:sz w:val="16"/>
                <w:szCs w:val="16"/>
                <w:rtl w:val="0"/>
              </w:rPr>
              <w:t xml:space="preserve">45</w:t>
            </w:r>
            <w:r w:rsidDel="00000000" w:rsidR="00000000" w:rsidRPr="00000000">
              <w:rPr>
                <w:rFonts w:ascii="Liberation Sans" w:cs="Liberation Sans" w:eastAsia="Liberation Sans" w:hAnsi="Liberation Sans"/>
                <w:b w:val="0"/>
                <w:bCs w:val="0"/>
                <w:color w:val="404040"/>
                <w:sz w:val="16"/>
                <w:szCs w:val="16"/>
                <w:rtl w:val="0"/>
              </w:rPr>
              <w:t xml:space="preserv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4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PX4 log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4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Maximum measured thrust per motor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E">
            <w:pPr>
              <w:spacing w:after="0" w:lineRule="auto"/>
              <w:jc w:val="left"/>
              <w:rPr/>
            </w:pPr>
            <w:r w:rsidDel="00000000" w:rsidR="00000000" w:rsidRPr="00000000">
              <w:rPr>
                <w:color w:val="404040"/>
                <w:sz w:val="16"/>
                <w:szCs w:val="16"/>
                <w:rtl w:val="0"/>
              </w:rPr>
              <w:t xml:space="preserve">1050</w:t>
            </w:r>
            <w:r w:rsidDel="00000000" w:rsidR="00000000" w:rsidRPr="00000000">
              <w:rPr>
                <w:rFonts w:ascii="Liberation Sans" w:cs="Liberation Sans" w:eastAsia="Liberation Sans" w:hAnsi="Liberation Sans"/>
                <w:b w:val="0"/>
                <w:bCs w:val="0"/>
                <w:color w:val="404040"/>
                <w:sz w:val="16"/>
                <w:szCs w:val="16"/>
                <w:rtl w:val="0"/>
              </w:rPr>
              <w:t xml:space="preserve">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Thrust test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50">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Total thrust-to-weight ratio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51">
            <w:pPr>
              <w:spacing w:after="0" w:lineRule="auto"/>
              <w:jc w:val="left"/>
              <w:rPr/>
            </w:pPr>
            <w:r w:rsidDel="00000000" w:rsidR="00000000" w:rsidRPr="00000000">
              <w:rPr>
                <w:color w:val="404040"/>
                <w:sz w:val="16"/>
                <w:szCs w:val="16"/>
                <w:rtl w:val="0"/>
              </w:rPr>
              <w:t xml:space="preserve">2:1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5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Calculated from final measured mass</w:t>
            </w:r>
            <w:r w:rsidDel="00000000" w:rsidR="00000000" w:rsidRPr="00000000">
              <w:rPr>
                <w:rtl w:val="0"/>
              </w:rPr>
            </w:r>
          </w:p>
        </w:tc>
      </w:tr>
    </w:tbl>
    <w:p w:rsidR="00000000" w:rsidDel="00000000" w:rsidP="00000000" w:rsidRDefault="00000000" w:rsidRPr="00000000" w14:paraId="00000253">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6.2 Battery and Flight Endurance</w:t>
      </w:r>
      <w:r w:rsidDel="00000000" w:rsidR="00000000" w:rsidRPr="00000000">
        <w:rPr>
          <w:rtl w:val="0"/>
        </w:rPr>
      </w:r>
    </w:p>
    <w:p w:rsidR="00000000" w:rsidDel="00000000" w:rsidP="00000000" w:rsidRDefault="00000000" w:rsidRPr="00000000" w14:paraId="00000254">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Record endurance using the final payload, propellers, battery and mission software. A single unloaded hover test is not sufficient to represent mission endurance. The final value should include takeoff, coverage movement, return and landing, together with a defined remaining battery reserve.</w:t>
      </w:r>
      <w:r w:rsidDel="00000000" w:rsidR="00000000" w:rsidRPr="00000000">
        <w:rPr>
          <w:rtl w:val="0"/>
        </w:rPr>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255">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Test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56">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Initial voltage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57">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Final voltage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58">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Duration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59">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Mission profile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5A">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Notes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Battery endurance test 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C">
            <w:pPr>
              <w:spacing w:after="0" w:lineRule="auto"/>
              <w:jc w:val="left"/>
              <w:rPr/>
            </w:pPr>
            <w:r w:rsidDel="00000000" w:rsidR="00000000" w:rsidRPr="00000000">
              <w:rPr>
                <w:color w:val="404040"/>
                <w:sz w:val="15"/>
                <w:szCs w:val="15"/>
                <w:rtl w:val="0"/>
              </w:rPr>
              <w:t xml:space="preserve">16.4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D">
            <w:pPr>
              <w:spacing w:after="0" w:lineRule="auto"/>
              <w:jc w:val="left"/>
              <w:rPr/>
            </w:pPr>
            <w:r w:rsidDel="00000000" w:rsidR="00000000" w:rsidRPr="00000000">
              <w:rPr>
                <w:color w:val="404040"/>
                <w:sz w:val="15"/>
                <w:szCs w:val="15"/>
                <w:rtl w:val="0"/>
              </w:rPr>
              <w:t xml:space="preserve">14.5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E">
            <w:pPr>
              <w:spacing w:after="0" w:lineRule="auto"/>
              <w:jc w:val="left"/>
              <w:rPr/>
            </w:pPr>
            <w:r w:rsidDel="00000000" w:rsidR="00000000" w:rsidRPr="00000000">
              <w:rPr>
                <w:color w:val="404040"/>
                <w:sz w:val="15"/>
                <w:szCs w:val="15"/>
                <w:rtl w:val="0"/>
              </w:rPr>
              <w:t xml:space="preserve">9m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 full mission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0">
            <w:pPr>
              <w:spacing w:after="0" w:lineRule="auto"/>
              <w:jc w:val="left"/>
              <w:rPr/>
            </w:pPr>
            <w:r w:rsidDel="00000000" w:rsidR="00000000" w:rsidRPr="00000000">
              <w:rPr>
                <w:color w:val="404040"/>
                <w:sz w:val="15"/>
                <w:szCs w:val="15"/>
                <w:rtl w:val="0"/>
              </w:rPr>
              <w:t xml:space="preserve">Battery heated little bit </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6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Battery endurance test 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62">
            <w:pPr>
              <w:spacing w:after="0" w:lineRule="auto"/>
              <w:jc w:val="left"/>
              <w:rPr/>
            </w:pPr>
            <w:r w:rsidDel="00000000" w:rsidR="00000000" w:rsidRPr="00000000">
              <w:rPr>
                <w:color w:val="404040"/>
                <w:sz w:val="15"/>
                <w:szCs w:val="15"/>
                <w:rtl w:val="0"/>
              </w:rPr>
              <w:t xml:space="preserve">16.39</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63">
            <w:pPr>
              <w:spacing w:after="0" w:lineRule="auto"/>
              <w:jc w:val="left"/>
              <w:rPr/>
            </w:pPr>
            <w:r w:rsidDel="00000000" w:rsidR="00000000" w:rsidRPr="00000000">
              <w:rPr>
                <w:color w:val="404040"/>
                <w:sz w:val="15"/>
                <w:szCs w:val="15"/>
                <w:rtl w:val="0"/>
              </w:rPr>
              <w:t xml:space="preserve">14.65</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64">
            <w:pPr>
              <w:spacing w:after="0" w:lineRule="auto"/>
              <w:jc w:val="left"/>
              <w:rPr/>
            </w:pPr>
            <w:r w:rsidDel="00000000" w:rsidR="00000000" w:rsidRPr="00000000">
              <w:rPr>
                <w:color w:val="404040"/>
                <w:sz w:val="15"/>
                <w:szCs w:val="15"/>
                <w:rtl w:val="0"/>
              </w:rPr>
              <w:t xml:space="preserve">8m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6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Hover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66">
            <w:pPr>
              <w:spacing w:after="0" w:lineRule="auto"/>
              <w:jc w:val="left"/>
              <w:rPr/>
            </w:pPr>
            <w:r w:rsidDel="00000000" w:rsidR="00000000" w:rsidRPr="00000000">
              <w:rPr>
                <w:color w:val="404040"/>
                <w:sz w:val="15"/>
                <w:szCs w:val="15"/>
                <w:rtl w:val="0"/>
              </w:rPr>
              <w:t xml:space="preserve">Battery stable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6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Reported usable endurance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68">
            <w:pPr>
              <w:spacing w:after="0" w:lineRule="auto"/>
              <w:jc w:val="left"/>
              <w:rPr/>
            </w:pP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69">
            <w:pPr>
              <w:spacing w:after="0" w:lineRule="auto"/>
              <w:jc w:val="left"/>
              <w:rPr/>
            </w:pP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6A">
            <w:pPr>
              <w:spacing w:after="0" w:lineRule="auto"/>
              <w:jc w:val="left"/>
              <w:rPr/>
            </w:pPr>
            <w:r w:rsidDel="00000000" w:rsidR="00000000" w:rsidRPr="00000000">
              <w:rPr>
                <w:color w:val="404040"/>
                <w:sz w:val="15"/>
                <w:szCs w:val="15"/>
                <w:rtl w:val="0"/>
              </w:rPr>
              <w:t xml:space="preserve">8.5 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6B">
            <w:pPr>
              <w:spacing w:after="0" w:lineRule="auto"/>
              <w:jc w:val="left"/>
              <w:rPr/>
            </w:pP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6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Mean or conservative minimum</w:t>
            </w:r>
            <w:r w:rsidDel="00000000" w:rsidR="00000000" w:rsidRPr="00000000">
              <w:rPr>
                <w:rtl w:val="0"/>
              </w:rPr>
            </w:r>
          </w:p>
        </w:tc>
      </w:tr>
    </w:tbl>
    <w:p w:rsidR="00000000" w:rsidDel="00000000" w:rsidP="00000000" w:rsidRDefault="00000000" w:rsidRPr="00000000" w14:paraId="0000026D">
      <w:pPr>
        <w:spacing w:after="160" w:before="80" w:lineRule="auto"/>
        <w:jc w:val="center"/>
        <w:rPr/>
      </w:pPr>
      <w:r w:rsidDel="00000000" w:rsidR="00000000" w:rsidRPr="00000000">
        <w:rPr>
          <w:rtl w:val="0"/>
        </w:rPr>
      </w:r>
    </w:p>
    <w:p w:rsidR="00000000" w:rsidDel="00000000" w:rsidP="00000000" w:rsidRDefault="00000000" w:rsidRPr="00000000" w14:paraId="0000026E">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10. </w:t>
      </w:r>
      <w:r w:rsidDel="00000000" w:rsidR="00000000" w:rsidRPr="00000000">
        <w:rPr>
          <w:rFonts w:ascii="Liberation Sans" w:cs="Liberation Sans" w:eastAsia="Liberation Sans" w:hAnsi="Liberation Sans"/>
          <w:i w:val="1"/>
          <w:iCs w:val="1"/>
          <w:color w:val="404040"/>
          <w:sz w:val="18"/>
          <w:szCs w:val="18"/>
          <w:rtl w:val="0"/>
        </w:rPr>
        <w:t xml:space="preserve">Power budget</w:t>
      </w:r>
      <w:r w:rsidDel="00000000" w:rsidR="00000000" w:rsidRPr="00000000">
        <w:rPr>
          <w:rtl w:val="0"/>
        </w:rPr>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26F">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Load</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70">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Supply voltage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71">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Typical current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72">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Peak current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73">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Protection / source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Pixhawk 6C and peripherals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5">
            <w:pPr>
              <w:spacing w:after="0" w:lineRule="auto"/>
              <w:jc w:val="left"/>
              <w:rPr/>
            </w:pPr>
            <w:r w:rsidDel="00000000" w:rsidR="00000000" w:rsidRPr="00000000">
              <w:rPr>
                <w:color w:val="404040"/>
                <w:sz w:val="16"/>
                <w:szCs w:val="16"/>
                <w:rtl w:val="0"/>
              </w:rPr>
              <w:t xml:space="preserve">5V</w:t>
            </w:r>
            <w:r w:rsidDel="00000000" w:rsidR="00000000" w:rsidRPr="00000000">
              <w:rPr>
                <w:rFonts w:ascii="Liberation Sans" w:cs="Liberation Sans" w:eastAsia="Liberation Sans" w:hAnsi="Liberation Sans"/>
                <w:b w:val="0"/>
                <w:bCs w:val="0"/>
                <w:color w:val="404040"/>
                <w:sz w:val="16"/>
                <w:szCs w:val="16"/>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6">
            <w:pPr>
              <w:spacing w:after="0" w:lineRule="auto"/>
              <w:jc w:val="left"/>
              <w:rPr/>
            </w:pPr>
            <w:r w:rsidDel="00000000" w:rsidR="00000000" w:rsidRPr="00000000">
              <w:rPr>
                <w:color w:val="404040"/>
                <w:sz w:val="16"/>
                <w:szCs w:val="16"/>
                <w:rtl w:val="0"/>
              </w:rPr>
              <w:t xml:space="preserve">0.5</w:t>
            </w:r>
            <w:r w:rsidDel="00000000" w:rsidR="00000000" w:rsidRPr="00000000">
              <w:rPr>
                <w:rFonts w:ascii="Liberation Sans" w:cs="Liberation Sans" w:eastAsia="Liberation Sans" w:hAnsi="Liberation Sans"/>
                <w:b w:val="0"/>
                <w:bCs w:val="0"/>
                <w:color w:val="404040"/>
                <w:sz w:val="16"/>
                <w:szCs w:val="16"/>
                <w:rtl w:val="0"/>
              </w:rPr>
              <w:t xml:space="preserve">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7">
            <w:pPr>
              <w:spacing w:after="0" w:lineRule="auto"/>
              <w:jc w:val="left"/>
              <w:rPr/>
            </w:pPr>
            <w:r w:rsidDel="00000000" w:rsidR="00000000" w:rsidRPr="00000000">
              <w:rPr>
                <w:color w:val="404040"/>
                <w:sz w:val="16"/>
                <w:szCs w:val="16"/>
                <w:rtl w:val="0"/>
              </w:rPr>
              <w:t xml:space="preserve">1A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Power module / fuse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7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Raspberry Pi 5</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7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5 V regulated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7B">
            <w:pPr>
              <w:spacing w:after="0" w:lineRule="auto"/>
              <w:jc w:val="left"/>
              <w:rPr/>
            </w:pPr>
            <w:r w:rsidDel="00000000" w:rsidR="00000000" w:rsidRPr="00000000">
              <w:rPr>
                <w:color w:val="404040"/>
                <w:sz w:val="16"/>
                <w:szCs w:val="16"/>
                <w:rtl w:val="0"/>
              </w:rPr>
              <w:t xml:space="preserve">2A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7C">
            <w:pPr>
              <w:spacing w:after="0" w:lineRule="auto"/>
              <w:jc w:val="left"/>
              <w:rPr/>
            </w:pPr>
            <w:r w:rsidDel="00000000" w:rsidR="00000000" w:rsidRPr="00000000">
              <w:rPr>
                <w:color w:val="404040"/>
                <w:sz w:val="16"/>
                <w:szCs w:val="16"/>
                <w:rtl w:val="0"/>
              </w:rPr>
              <w:t xml:space="preserve">5A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7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DC-DC converter / current limit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RPLidar A1M8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F">
            <w:pPr>
              <w:spacing w:after="0" w:lineRule="auto"/>
              <w:jc w:val="left"/>
              <w:rPr/>
            </w:pPr>
            <w:r w:rsidDel="00000000" w:rsidR="00000000" w:rsidRPr="00000000">
              <w:rPr>
                <w:color w:val="404040"/>
                <w:sz w:val="16"/>
                <w:szCs w:val="16"/>
                <w:rtl w:val="0"/>
              </w:rPr>
              <w:t xml:space="preserve">5</w:t>
            </w:r>
            <w:r w:rsidDel="00000000" w:rsidR="00000000" w:rsidRPr="00000000">
              <w:rPr>
                <w:rFonts w:ascii="Liberation Sans" w:cs="Liberation Sans" w:eastAsia="Liberation Sans" w:hAnsi="Liberation Sans"/>
                <w:b w:val="0"/>
                <w:bCs w:val="0"/>
                <w:color w:val="404040"/>
                <w:sz w:val="16"/>
                <w:szCs w:val="16"/>
                <w:rtl w:val="0"/>
              </w:rPr>
              <w:t xml:space="preserve">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0">
            <w:pPr>
              <w:spacing w:after="0" w:lineRule="auto"/>
              <w:jc w:val="left"/>
              <w:rPr/>
            </w:pPr>
            <w:r w:rsidDel="00000000" w:rsidR="00000000" w:rsidRPr="00000000">
              <w:rPr>
                <w:color w:val="404040"/>
                <w:sz w:val="16"/>
                <w:szCs w:val="16"/>
                <w:rtl w:val="0"/>
              </w:rPr>
              <w:t xml:space="preserve">1A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1">
            <w:pPr>
              <w:spacing w:after="0" w:lineRule="auto"/>
              <w:jc w:val="left"/>
              <w:rPr/>
            </w:pPr>
            <w:r w:rsidDel="00000000" w:rsidR="00000000" w:rsidRPr="00000000">
              <w:rPr>
                <w:color w:val="404040"/>
                <w:sz w:val="16"/>
                <w:szCs w:val="16"/>
                <w:rtl w:val="0"/>
              </w:rPr>
              <w:t xml:space="preserve">2A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Regulated USB/sensor rail</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8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Holybro H-Flow</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84">
            <w:pPr>
              <w:spacing w:after="0" w:lineRule="auto"/>
              <w:jc w:val="left"/>
              <w:rPr/>
            </w:pPr>
            <w:r w:rsidDel="00000000" w:rsidR="00000000" w:rsidRPr="00000000">
              <w:rPr>
                <w:color w:val="404040"/>
                <w:sz w:val="16"/>
                <w:szCs w:val="16"/>
                <w:rtl w:val="0"/>
              </w:rPr>
              <w:t xml:space="preserve">5</w:t>
            </w:r>
            <w:r w:rsidDel="00000000" w:rsidR="00000000" w:rsidRPr="00000000">
              <w:rPr>
                <w:rFonts w:ascii="Liberation Sans" w:cs="Liberation Sans" w:eastAsia="Liberation Sans" w:hAnsi="Liberation Sans"/>
                <w:b w:val="0"/>
                <w:bCs w:val="0"/>
                <w:color w:val="404040"/>
                <w:sz w:val="16"/>
                <w:szCs w:val="16"/>
                <w:rtl w:val="0"/>
              </w:rPr>
              <w:t xml:space="preserve">V</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85">
            <w:pPr>
              <w:spacing w:after="0" w:lineRule="auto"/>
              <w:jc w:val="left"/>
              <w:rPr/>
            </w:pPr>
            <w:r w:rsidDel="00000000" w:rsidR="00000000" w:rsidRPr="00000000">
              <w:rPr>
                <w:color w:val="404040"/>
                <w:sz w:val="16"/>
                <w:szCs w:val="16"/>
                <w:rtl w:val="0"/>
              </w:rPr>
              <w:t xml:space="preserve">0.3A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86">
            <w:pPr>
              <w:spacing w:after="0" w:lineRule="auto"/>
              <w:jc w:val="left"/>
              <w:rPr/>
            </w:pPr>
            <w:r w:rsidDel="00000000" w:rsidR="00000000" w:rsidRPr="00000000">
              <w:rPr>
                <w:color w:val="404040"/>
                <w:sz w:val="16"/>
                <w:szCs w:val="16"/>
                <w:rtl w:val="0"/>
              </w:rPr>
              <w:t xml:space="preserve">0.5A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8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Flight-controller port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8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Hailo AI HAT+ 2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8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5 V / PCIe rail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8A">
            <w:pPr>
              <w:spacing w:after="0" w:lineRule="auto"/>
              <w:jc w:val="left"/>
              <w:rPr/>
            </w:pPr>
            <w:r w:rsidDel="00000000" w:rsidR="00000000" w:rsidRPr="00000000">
              <w:rPr>
                <w:color w:val="404040"/>
                <w:sz w:val="16"/>
                <w:szCs w:val="16"/>
                <w:rtl w:val="0"/>
              </w:rPr>
              <w:t xml:space="preserve">1</w:t>
            </w:r>
            <w:r w:rsidDel="00000000" w:rsidR="00000000" w:rsidRPr="00000000">
              <w:rPr>
                <w:rFonts w:ascii="Liberation Sans" w:cs="Liberation Sans" w:eastAsia="Liberation Sans" w:hAnsi="Liberation Sans"/>
                <w:b w:val="0"/>
                <w:bCs w:val="0"/>
                <w:color w:val="404040"/>
                <w:sz w:val="16"/>
                <w:szCs w:val="16"/>
                <w:rtl w:val="0"/>
              </w:rPr>
              <w:t xml:space="preserve">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8B">
            <w:pPr>
              <w:spacing w:after="0" w:lineRule="auto"/>
              <w:jc w:val="left"/>
              <w:rPr/>
            </w:pPr>
            <w:r w:rsidDel="00000000" w:rsidR="00000000" w:rsidRPr="00000000">
              <w:rPr>
                <w:color w:val="404040"/>
                <w:sz w:val="16"/>
                <w:szCs w:val="16"/>
                <w:rtl w:val="0"/>
              </w:rPr>
              <w:t xml:space="preserve">2A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8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Raspberry Pi HAT supply</w:t>
            </w:r>
            <w:r w:rsidDel="00000000" w:rsidR="00000000" w:rsidRPr="00000000">
              <w:rPr>
                <w:rtl w:val="0"/>
              </w:rPr>
            </w:r>
          </w:p>
        </w:tc>
      </w:tr>
    </w:tbl>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7. Avionics and Flight-Control System</w:t>
      </w:r>
      <w:r w:rsidDel="00000000" w:rsidR="00000000" w:rsidRPr="00000000">
        <w:rPr>
          <w:rtl w:val="0"/>
        </w:rPr>
      </w:r>
    </w:p>
    <w:p w:rsidR="00000000" w:rsidDel="00000000" w:rsidP="00000000" w:rsidRDefault="00000000" w:rsidRPr="00000000" w14:paraId="0000028F">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7.1 Pixhawk 6C and PX4 Responsibilities</w:t>
      </w:r>
      <w:r w:rsidDel="00000000" w:rsidR="00000000" w:rsidRPr="00000000">
        <w:rPr>
          <w:rtl w:val="0"/>
        </w:rPr>
      </w:r>
    </w:p>
    <w:p w:rsidR="00000000" w:rsidDel="00000000" w:rsidP="00000000" w:rsidRDefault="00000000" w:rsidRPr="00000000" w14:paraId="00000290">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Pixhawk 6C running PX4 is the low-level flight authority. It closes the attitude, angular-rate, velocity and yaw loops; estimates vehicle state using onboard and external sensor inputs; generates motor outputs; manages arming checks; and activates immediate flight failsafes. The companion computer does not directly command motor outputs. It publishes bounded setpoints only while PX4 reports valid local control conditions.</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Attitude and body-rate stabilization.</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Local velocity and position control where estimator validity permits.</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Yaw control and transition settling.</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Motor mixing and ESC output.</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Arming, disarming and landed-state handling.</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Offboard-loss, battery and estimator failsafes.</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Telemetry publication to the companion computer.</w:t>
      </w:r>
      <w:r w:rsidDel="00000000" w:rsidR="00000000" w:rsidRPr="00000000">
        <w:rPr>
          <w:rtl w:val="0"/>
        </w:rPr>
      </w:r>
    </w:p>
    <w:p w:rsidR="00000000" w:rsidDel="00000000" w:rsidP="00000000" w:rsidRDefault="00000000" w:rsidRPr="00000000" w14:paraId="00000298">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7.2 Raspberry Pi 5 Mission Computer</w:t>
      </w:r>
      <w:r w:rsidDel="00000000" w:rsidR="00000000" w:rsidRPr="00000000">
        <w:rPr>
          <w:rtl w:val="0"/>
        </w:rPr>
      </w:r>
    </w:p>
    <w:p w:rsidR="00000000" w:rsidDel="00000000" w:rsidP="00000000" w:rsidRDefault="00000000" w:rsidRPr="00000000" w14:paraId="00000299">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Raspberry Pi 5 is the mission brain. It runs the Python mission supervisor, sensor interfaces, mission-state logic, coverage planner, boundary/obstacle manager, image-capture manager, target-processing pipeline, return manager, landing manager, base-station transfer client, structured logging and Foxglove publication. The final build should record RAM, storage, operating-system image, cooling hardware and power-converter rating.</w:t>
      </w:r>
      <w:r w:rsidDel="00000000" w:rsidR="00000000" w:rsidRPr="00000000">
        <w:rPr>
          <w:rtl w:val="0"/>
        </w:rPr>
      </w:r>
    </w:p>
    <w:p w:rsidR="00000000" w:rsidDel="00000000" w:rsidP="00000000" w:rsidRDefault="00000000" w:rsidRPr="00000000" w14:paraId="0000029A">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11. </w:t>
      </w:r>
      <w:r w:rsidDel="00000000" w:rsidR="00000000" w:rsidRPr="00000000">
        <w:rPr>
          <w:rFonts w:ascii="Liberation Sans" w:cs="Liberation Sans" w:eastAsia="Liberation Sans" w:hAnsi="Liberation Sans"/>
          <w:i w:val="1"/>
          <w:iCs w:val="1"/>
          <w:color w:val="404040"/>
          <w:sz w:val="18"/>
          <w:szCs w:val="18"/>
          <w:rtl w:val="0"/>
        </w:rPr>
        <w:t xml:space="preserve">Companion-computer final software environment</w:t>
      </w:r>
      <w:r w:rsidDel="00000000" w:rsidR="00000000" w:rsidRPr="00000000">
        <w:rPr>
          <w:rtl w:val="0"/>
        </w:rPr>
      </w:r>
    </w:p>
    <w:tbl>
      <w:tblPr>
        <w:tblStyle w:val="Table2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29B">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Item</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9C">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Final version / configuration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9D">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Evidence location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9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Raspberry Pi model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Raspberry Pi 5, 16 GB RAM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0">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System photograph / invoice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A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Storage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A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512 GB NVMe SSD kit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A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System information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A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Operating system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Raspberry Pi OS Bookworm Lite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/etc/os-release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A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Kernel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A8">
            <w:pPr>
              <w:spacing w:after="0" w:lineRule="auto"/>
              <w:jc w:val="left"/>
              <w:rPr/>
            </w:pPr>
            <w:r w:rsidDel="00000000" w:rsidR="00000000" w:rsidRPr="00000000">
              <w:rPr>
                <w:color w:val="404040"/>
                <w:sz w:val="16"/>
                <w:szCs w:val="16"/>
                <w:rtl w:val="0"/>
              </w:rPr>
              <w:t xml:space="preserve">Linux 6.18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A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uname -a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A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Python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B">
            <w:pPr>
              <w:spacing w:after="0" w:lineRule="auto"/>
              <w:jc w:val="left"/>
              <w:rPr/>
            </w:pPr>
            <w:r w:rsidDel="00000000" w:rsidR="00000000" w:rsidRPr="00000000">
              <w:rPr>
                <w:color w:val="404040"/>
                <w:sz w:val="16"/>
                <w:szCs w:val="16"/>
                <w:rtl w:val="0"/>
              </w:rPr>
              <w:t xml:space="preserve">Python 3.14.6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python3 --version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A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MAVSDK</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AE">
            <w:pPr>
              <w:spacing w:after="0" w:lineRule="auto"/>
              <w:jc w:val="left"/>
              <w:rPr/>
            </w:pPr>
            <w:r w:rsidDel="00000000" w:rsidR="00000000" w:rsidRPr="00000000">
              <w:rPr>
                <w:color w:val="404040"/>
                <w:sz w:val="16"/>
                <w:szCs w:val="16"/>
                <w:rtl w:val="0"/>
              </w:rPr>
              <w:t xml:space="preserve">v3.17.1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A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Package record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B0">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MAVLink / pymavlink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1">
            <w:pPr>
              <w:spacing w:after="0" w:lineRule="auto"/>
              <w:jc w:val="left"/>
              <w:rPr/>
            </w:pPr>
            <w:r w:rsidDel="00000000" w:rsidR="00000000" w:rsidRPr="00000000">
              <w:rPr>
                <w:color w:val="404040"/>
                <w:sz w:val="16"/>
                <w:szCs w:val="16"/>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Package record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B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Picamera2 / IMX500 stack</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B4">
            <w:pPr>
              <w:spacing w:after="0" w:lineRule="auto"/>
              <w:jc w:val="left"/>
              <w:rPr/>
            </w:pPr>
            <w:r w:rsidDel="00000000" w:rsidR="00000000" w:rsidRPr="00000000">
              <w:rPr>
                <w:color w:val="404040"/>
                <w:sz w:val="16"/>
                <w:szCs w:val="16"/>
                <w:rtl w:val="0"/>
              </w:rPr>
              <w:t xml:space="preserve">3</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B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Package record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B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Hailo runtime / model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7">
            <w:pPr>
              <w:spacing w:after="0" w:lineRule="auto"/>
              <w:jc w:val="left"/>
              <w:rPr/>
            </w:pPr>
            <w:r w:rsidDel="00000000" w:rsidR="00000000" w:rsidRPr="00000000">
              <w:rPr>
                <w:color w:val="404040"/>
                <w:sz w:val="16"/>
                <w:szCs w:val="16"/>
                <w:rtl w:val="0"/>
              </w:rPr>
              <w:t xml:space="preserve">Halio hat +2 40 ai tops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Package/model record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B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RPLidar / ROS 2 driver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BA">
            <w:pPr>
              <w:spacing w:after="0" w:lineRule="auto"/>
              <w:jc w:val="left"/>
              <w:rPr/>
            </w:pPr>
            <w:r w:rsidDel="00000000" w:rsidR="00000000" w:rsidRPr="00000000">
              <w:rPr>
                <w:color w:val="404040"/>
                <w:sz w:val="16"/>
                <w:szCs w:val="16"/>
                <w:rtl w:val="0"/>
              </w:rPr>
              <w:t xml:space="preserve">ROS 2 JAZZY </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B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Package/launch record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B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OpenCV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D">
            <w:pPr>
              <w:spacing w:after="0" w:lineRule="auto"/>
              <w:jc w:val="left"/>
              <w:rPr/>
            </w:pPr>
            <w:r w:rsidDel="00000000" w:rsidR="00000000" w:rsidRPr="00000000">
              <w:rPr>
                <w:color w:val="404040"/>
                <w:sz w:val="16"/>
                <w:szCs w:val="16"/>
                <w:rtl w:val="0"/>
              </w:rPr>
              <w:t xml:space="preserve">OpenCV 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Package record</w:t>
            </w:r>
            <w:r w:rsidDel="00000000" w:rsidR="00000000" w:rsidRPr="00000000">
              <w:rPr>
                <w:rtl w:val="0"/>
              </w:rPr>
            </w:r>
          </w:p>
        </w:tc>
      </w:tr>
    </w:tbl>
    <w:p w:rsidR="00000000" w:rsidDel="00000000" w:rsidP="00000000" w:rsidRDefault="00000000" w:rsidRPr="00000000" w14:paraId="000002BF">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7.3 Control and Perception Architecture</w:t>
      </w:r>
      <w:r w:rsidDel="00000000" w:rsidR="00000000" w:rsidRPr="00000000">
        <w:rPr>
          <w:rtl w:val="0"/>
        </w:rPr>
      </w:r>
    </w:p>
    <w:p w:rsidR="00000000" w:rsidDel="00000000" w:rsidP="00000000" w:rsidRDefault="00000000" w:rsidRPr="00000000" w14:paraId="000002C0">
      <w:pPr>
        <w:spacing w:after="40" w:lineRule="auto"/>
        <w:jc w:val="center"/>
        <w:rPr/>
      </w:pPr>
      <w:r w:rsidDel="00000000" w:rsidR="00000000" w:rsidRPr="00000000">
        <w:rPr/>
        <w:drawing>
          <wp:inline distB="0" distT="0" distL="114300" distR="114300">
            <wp:extent cx="5715000" cy="3614940"/>
            <wp:effectExtent b="0" l="0" r="0" t="0"/>
            <wp:docPr id="2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15000" cy="361494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160" w:before="80" w:lineRule="auto"/>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5. </w:t>
      </w:r>
      <w:r w:rsidDel="00000000" w:rsidR="00000000" w:rsidRPr="00000000">
        <w:rPr>
          <w:rFonts w:ascii="Liberation Sans" w:cs="Liberation Sans" w:eastAsia="Liberation Sans" w:hAnsi="Liberation Sans"/>
          <w:i w:val="1"/>
          <w:iCs w:val="1"/>
          <w:color w:val="404040"/>
          <w:sz w:val="18"/>
          <w:szCs w:val="18"/>
          <w:rtl w:val="0"/>
        </w:rPr>
        <w:t xml:space="preserve">Drone control, perception, mission and logging architecture</w:t>
      </w:r>
      <w:r w:rsidDel="00000000" w:rsidR="00000000" w:rsidRPr="00000000">
        <w:rPr>
          <w:rFonts w:ascii="Liberation Sans" w:cs="Liberation Sans" w:eastAsia="Liberation Sans" w:hAnsi="Liberation Sans"/>
          <w:color w:val="777777"/>
          <w:sz w:val="16"/>
          <w:szCs w:val="16"/>
          <w:rtl w:val="0"/>
        </w:rPr>
        <w:t xml:space="preserve"> </w:t>
      </w:r>
      <w:r w:rsidDel="00000000" w:rsidR="00000000" w:rsidRPr="00000000">
        <w:rPr>
          <w:rtl w:val="0"/>
        </w:rPr>
      </w:r>
    </w:p>
    <w:p w:rsidR="00000000" w:rsidDel="00000000" w:rsidP="00000000" w:rsidRDefault="00000000" w:rsidRPr="00000000" w14:paraId="000002C2">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7.4 Offboard Handshake and Command Supervision</w:t>
      </w:r>
      <w:r w:rsidDel="00000000" w:rsidR="00000000" w:rsidRPr="00000000">
        <w:rPr>
          <w:rtl w:val="0"/>
        </w:rPr>
      </w:r>
    </w:p>
    <w:p w:rsidR="00000000" w:rsidDel="00000000" w:rsidP="00000000" w:rsidRDefault="00000000" w:rsidRPr="00000000" w14:paraId="000002C3">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1. </w:t>
      </w:r>
      <w:r w:rsidDel="00000000" w:rsidR="00000000" w:rsidRPr="00000000">
        <w:rPr>
          <w:rFonts w:ascii="Liberation Sans" w:cs="Liberation Sans" w:eastAsia="Liberation Sans" w:hAnsi="Liberation Sans"/>
          <w:color w:val="404040"/>
          <w:sz w:val="20"/>
          <w:szCs w:val="20"/>
          <w:rtl w:val="0"/>
        </w:rPr>
        <w:t xml:space="preserve">Open the final Pixhawk communication port and wait for a valid heartbeat.</w:t>
      </w:r>
      <w:r w:rsidDel="00000000" w:rsidR="00000000" w:rsidRPr="00000000">
        <w:rPr>
          <w:rtl w:val="0"/>
        </w:rPr>
      </w:r>
    </w:p>
    <w:p w:rsidR="00000000" w:rsidDel="00000000" w:rsidP="00000000" w:rsidRDefault="00000000" w:rsidRPr="00000000" w14:paraId="000002C4">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2. </w:t>
      </w:r>
      <w:r w:rsidDel="00000000" w:rsidR="00000000" w:rsidRPr="00000000">
        <w:rPr>
          <w:rFonts w:ascii="Liberation Sans" w:cs="Liberation Sans" w:eastAsia="Liberation Sans" w:hAnsi="Liberation Sans"/>
          <w:color w:val="404040"/>
          <w:sz w:val="20"/>
          <w:szCs w:val="20"/>
          <w:rtl w:val="0"/>
        </w:rPr>
        <w:t xml:space="preserve">Confirm expected vehicle identity, firmware state and local-position health.</w:t>
      </w:r>
      <w:r w:rsidDel="00000000" w:rsidR="00000000" w:rsidRPr="00000000">
        <w:rPr>
          <w:rtl w:val="0"/>
        </w:rPr>
      </w:r>
    </w:p>
    <w:p w:rsidR="00000000" w:rsidDel="00000000" w:rsidP="00000000" w:rsidRDefault="00000000" w:rsidRPr="00000000" w14:paraId="000002C5">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3. </w:t>
      </w:r>
      <w:r w:rsidDel="00000000" w:rsidR="00000000" w:rsidRPr="00000000">
        <w:rPr>
          <w:rFonts w:ascii="Liberation Sans" w:cs="Liberation Sans" w:eastAsia="Liberation Sans" w:hAnsi="Liberation Sans"/>
          <w:color w:val="404040"/>
          <w:sz w:val="20"/>
          <w:szCs w:val="20"/>
          <w:rtl w:val="0"/>
        </w:rPr>
        <w:t xml:space="preserve">Start a continuous offboard setpoint stream before requesting offboard mode.</w:t>
      </w:r>
      <w:r w:rsidDel="00000000" w:rsidR="00000000" w:rsidRPr="00000000">
        <w:rPr>
          <w:rtl w:val="0"/>
        </w:rPr>
      </w:r>
    </w:p>
    <w:p w:rsidR="00000000" w:rsidDel="00000000" w:rsidP="00000000" w:rsidRDefault="00000000" w:rsidRPr="00000000" w14:paraId="000002C6">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4. </w:t>
      </w:r>
      <w:r w:rsidDel="00000000" w:rsidR="00000000" w:rsidRPr="00000000">
        <w:rPr>
          <w:rFonts w:ascii="Liberation Sans" w:cs="Liberation Sans" w:eastAsia="Liberation Sans" w:hAnsi="Liberation Sans"/>
          <w:color w:val="404040"/>
          <w:sz w:val="20"/>
          <w:szCs w:val="20"/>
          <w:rtl w:val="0"/>
        </w:rPr>
        <w:t xml:space="preserve">Request arm only after sensor, battery, storage and mission conditions pass.</w:t>
      </w:r>
      <w:r w:rsidDel="00000000" w:rsidR="00000000" w:rsidRPr="00000000">
        <w:rPr>
          <w:rtl w:val="0"/>
        </w:rPr>
      </w:r>
    </w:p>
    <w:p w:rsidR="00000000" w:rsidDel="00000000" w:rsidP="00000000" w:rsidRDefault="00000000" w:rsidRPr="00000000" w14:paraId="000002C7">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5. </w:t>
      </w:r>
      <w:r w:rsidDel="00000000" w:rsidR="00000000" w:rsidRPr="00000000">
        <w:rPr>
          <w:rFonts w:ascii="Liberation Sans" w:cs="Liberation Sans" w:eastAsia="Liberation Sans" w:hAnsi="Liberation Sans"/>
          <w:color w:val="404040"/>
          <w:sz w:val="20"/>
          <w:szCs w:val="20"/>
          <w:rtl w:val="0"/>
        </w:rPr>
        <w:t xml:space="preserve">Validate mode and arm acknowledgements before takeoff.</w:t>
      </w:r>
      <w:r w:rsidDel="00000000" w:rsidR="00000000" w:rsidRPr="00000000">
        <w:rPr>
          <w:rtl w:val="0"/>
        </w:rPr>
      </w:r>
    </w:p>
    <w:p w:rsidR="00000000" w:rsidDel="00000000" w:rsidP="00000000" w:rsidRDefault="00000000" w:rsidRPr="00000000" w14:paraId="000002C8">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6. </w:t>
      </w:r>
      <w:r w:rsidDel="00000000" w:rsidR="00000000" w:rsidRPr="00000000">
        <w:rPr>
          <w:rFonts w:ascii="Liberation Sans" w:cs="Liberation Sans" w:eastAsia="Liberation Sans" w:hAnsi="Liberation Sans"/>
          <w:color w:val="404040"/>
          <w:sz w:val="20"/>
          <w:szCs w:val="20"/>
          <w:rtl w:val="0"/>
        </w:rPr>
        <w:t xml:space="preserve">Monitor heartbeat, telemetry age and setpoint-loop timing throughout the mission.</w:t>
      </w:r>
      <w:r w:rsidDel="00000000" w:rsidR="00000000" w:rsidRPr="00000000">
        <w:rPr>
          <w:rtl w:val="0"/>
        </w:rPr>
      </w:r>
    </w:p>
    <w:p w:rsidR="00000000" w:rsidDel="00000000" w:rsidP="00000000" w:rsidRDefault="00000000" w:rsidRPr="00000000" w14:paraId="000002C9">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7. </w:t>
      </w:r>
      <w:r w:rsidDel="00000000" w:rsidR="00000000" w:rsidRPr="00000000">
        <w:rPr>
          <w:rFonts w:ascii="Liberation Sans" w:cs="Liberation Sans" w:eastAsia="Liberation Sans" w:hAnsi="Liberation Sans"/>
          <w:color w:val="404040"/>
          <w:sz w:val="20"/>
          <w:szCs w:val="20"/>
          <w:rtl w:val="0"/>
        </w:rPr>
        <w:t xml:space="preserve">On timeout or rejected command, stop mission progression and invoke the configured hold/land response.</w:t>
      </w:r>
      <w:r w:rsidDel="00000000" w:rsidR="00000000" w:rsidRPr="00000000">
        <w:rPr>
          <w:rtl w:val="0"/>
        </w:rPr>
      </w:r>
    </w:p>
    <w:p w:rsidR="00000000" w:rsidDel="00000000" w:rsidP="00000000" w:rsidRDefault="00000000" w:rsidRPr="00000000" w14:paraId="000002CA">
      <w:pPr>
        <w:rPr/>
      </w:pPr>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8. GPS-Denied Navigation, Survey Sensing and Perception</w:t>
      </w:r>
      <w:r w:rsidDel="00000000" w:rsidR="00000000" w:rsidRPr="00000000">
        <w:rPr>
          <w:rtl w:val="0"/>
        </w:rPr>
      </w:r>
    </w:p>
    <w:p w:rsidR="00000000" w:rsidDel="00000000" w:rsidP="00000000" w:rsidRDefault="00000000" w:rsidRPr="00000000" w14:paraId="000002CC">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8.1 Current Navigation Strategy</w:t>
      </w:r>
      <w:r w:rsidDel="00000000" w:rsidR="00000000" w:rsidRPr="00000000">
        <w:rPr>
          <w:rtl w:val="0"/>
        </w:rPr>
      </w:r>
    </w:p>
    <w:p w:rsidR="00000000" w:rsidDel="00000000" w:rsidP="00000000" w:rsidRDefault="00000000" w:rsidRPr="00000000" w14:paraId="000002CD">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current field stack uses complementary sensors rather than one monolithic localization payload. PX4 on Pixhawk 6C remains responsible for low-level state validity and flight response. Holybro H-Flow supplies downward optical-flow, time-of-flight distance and IMU measurements that support near-ground hover and altitude behaviour. RPLidar A1M8 provides a horizontal 360-degree scan used by the mission supervisor to observe arena walls, derive/certify the safe flyable region, monitor lane transitions and trigger close-range hold or skip behaviour.</w:t>
      </w:r>
      <w:r w:rsidDel="00000000" w:rsidR="00000000" w:rsidRPr="00000000">
        <w:rPr>
          <w:rtl w:val="0"/>
        </w:rPr>
      </w:r>
    </w:p>
    <w:p w:rsidR="00000000" w:rsidDel="00000000" w:rsidP="00000000" w:rsidRDefault="00000000" w:rsidRPr="00000000" w14:paraId="000002CE">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companion computer treats scan freshness, sector validity, H-Flow quality/range and PX4 local-position health as mandatory movement gates. The system does not claim that a 2D RPLidar independently provides full six-degree-of-freedom localization. Instead, range geometry is used for arena-relative planning and safety while PX4/H-Flow maintain flight stability within the tested indoor operating envelope.</w:t>
      </w:r>
      <w:r w:rsidDel="00000000" w:rsidR="00000000" w:rsidRPr="00000000">
        <w:rPr>
          <w:rtl w:val="0"/>
        </w:rPr>
      </w:r>
    </w:p>
    <w:p w:rsidR="00000000" w:rsidDel="00000000" w:rsidP="00000000" w:rsidRDefault="00000000" w:rsidRPr="00000000" w14:paraId="000002CF">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8.2 Sensor Roles and Mounting</w:t>
      </w:r>
      <w:r w:rsidDel="00000000" w:rsidR="00000000" w:rsidRPr="00000000">
        <w:rPr>
          <w:rtl w:val="0"/>
        </w:rPr>
      </w:r>
    </w:p>
    <w:p w:rsidR="00000000" w:rsidDel="00000000" w:rsidP="00000000" w:rsidRDefault="00000000" w:rsidRPr="00000000" w14:paraId="000002D0">
      <w:pPr>
        <w:spacing w:after="40" w:lineRule="auto"/>
        <w:jc w:val="center"/>
        <w:rPr/>
      </w:pPr>
      <w:r w:rsidDel="00000000" w:rsidR="00000000" w:rsidRPr="00000000">
        <w:rPr/>
        <w:drawing>
          <wp:inline distB="0" distT="0" distL="114300" distR="114300">
            <wp:extent cx="5852160" cy="3413760"/>
            <wp:effectExtent b="0" l="0" r="0" t="0"/>
            <wp:docPr descr="Image: image3.png" id="13" name="image1.png"/>
            <a:graphic>
              <a:graphicData uri="http://schemas.openxmlformats.org/drawingml/2006/picture">
                <pic:pic>
                  <pic:nvPicPr>
                    <pic:cNvPr descr="Image: image3.png" id="0" name="image1.png"/>
                    <pic:cNvPicPr preferRelativeResize="0"/>
                  </pic:nvPicPr>
                  <pic:blipFill>
                    <a:blip r:embed="rId14"/>
                    <a:srcRect b="0" l="0" r="0" t="0"/>
                    <a:stretch>
                      <a:fillRect/>
                    </a:stretch>
                  </pic:blipFill>
                  <pic:spPr>
                    <a:xfrm>
                      <a:off x="0" y="0"/>
                      <a:ext cx="5852160" cy="341376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160" w:before="80" w:lineRule="auto"/>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6. </w:t>
      </w:r>
      <w:r w:rsidDel="00000000" w:rsidR="00000000" w:rsidRPr="00000000">
        <w:rPr>
          <w:rFonts w:ascii="Liberation Sans" w:cs="Liberation Sans" w:eastAsia="Liberation Sans" w:hAnsi="Liberation Sans"/>
          <w:i w:val="1"/>
          <w:iCs w:val="1"/>
          <w:color w:val="404040"/>
          <w:sz w:val="18"/>
          <w:szCs w:val="18"/>
          <w:rtl w:val="0"/>
        </w:rPr>
        <w:t xml:space="preserve">Current sensor placement and field-of-view concept</w:t>
      </w:r>
      <w:r w:rsidDel="00000000" w:rsidR="00000000" w:rsidRPr="00000000">
        <w:rPr>
          <w:rFonts w:ascii="Liberation Sans" w:cs="Liberation Sans" w:eastAsia="Liberation Sans" w:hAnsi="Liberation Sans"/>
          <w:color w:val="777777"/>
          <w:sz w:val="16"/>
          <w:szCs w:val="16"/>
          <w:rtl w:val="0"/>
        </w:rPr>
        <w:t xml:space="preserve"> </w:t>
      </w:r>
      <w:r w:rsidDel="00000000" w:rsidR="00000000" w:rsidRPr="00000000">
        <w:rPr>
          <w:rtl w:val="0"/>
        </w:rPr>
      </w:r>
    </w:p>
    <w:p w:rsidR="00000000" w:rsidDel="00000000" w:rsidP="00000000" w:rsidRDefault="00000000" w:rsidRPr="00000000" w14:paraId="000002D2">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12. </w:t>
      </w:r>
      <w:r w:rsidDel="00000000" w:rsidR="00000000" w:rsidRPr="00000000">
        <w:rPr>
          <w:rFonts w:ascii="Liberation Sans" w:cs="Liberation Sans" w:eastAsia="Liberation Sans" w:hAnsi="Liberation Sans"/>
          <w:i w:val="1"/>
          <w:iCs w:val="1"/>
          <w:color w:val="404040"/>
          <w:sz w:val="18"/>
          <w:szCs w:val="18"/>
          <w:rtl w:val="0"/>
        </w:rPr>
        <w:t xml:space="preserve">Current sensing and perception specification</w:t>
      </w:r>
      <w:r w:rsidDel="00000000" w:rsidR="00000000" w:rsidRPr="00000000">
        <w:rPr>
          <w:rtl w:val="0"/>
        </w:rPr>
      </w:r>
    </w:p>
    <w:tbl>
      <w:tblPr>
        <w:tblStyle w:val="Table2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2D3">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Sensor / module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D4">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Mounting and orientation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D5">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Key output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D6">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Current documented setting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D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SLAMTEC RPLidar A1M8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Horizontal scan plane clear of arms and wiring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360-degree polar ranges, wall sectors and collision distance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Nominal 6 m radius, up to 10 Hz - </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D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Holybro H-Flow</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D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Downward, unobstructed floor view</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D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Optical flow, ToF range and IMU data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D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PAA3905E1 flow, AFBR-S50LV85D ToF, ICM-42688-P IMU</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D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Sony IMX500 Raspberry Pi AI Camera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Survey/landing view fixed to the frame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HD images, target frames and on-sensor neural-network output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Record final resolution, capture interval, exposure and FOV</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E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Hailo AI HAT+ 2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E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Mounted with Raspberry Pi 5</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E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Accelerated inference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E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Hailo-10H, 40 TOPS INT4;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E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MLX90640 thermal camera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Supplementary payload - verify installed orientation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32 x 24 thermal array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55-degree FOV; record frame rate/calibration if retained</w:t>
            </w:r>
            <w:r w:rsidDel="00000000" w:rsidR="00000000" w:rsidRPr="00000000">
              <w:rPr>
                <w:rtl w:val="0"/>
              </w:rPr>
            </w:r>
          </w:p>
        </w:tc>
      </w:tr>
    </w:tbl>
    <w:p w:rsidR="00000000" w:rsidDel="00000000" w:rsidP="00000000" w:rsidRDefault="00000000" w:rsidRPr="00000000" w14:paraId="000002EB">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8.3 Sensor Health Gating</w:t>
      </w:r>
      <w:r w:rsidDel="00000000" w:rsidR="00000000" w:rsidRPr="00000000">
        <w:rPr>
          <w:rtl w:val="0"/>
        </w:rPr>
      </w:r>
    </w:p>
    <w:tbl>
      <w:tblPr>
        <w:tblStyle w:val="Table2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2EC">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Health check</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ED">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Valid condition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2EE">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Action when invalid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E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RPLidar scan freshness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0">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Newest scan age below configured timeout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Hold and reject lane progression; land/return if persistent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F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RPLidar sector coverage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F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Required sectors contain sufficient finite samples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F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Disable movement toward unobserved/unsafe direction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F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H-Flow quality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Flow quality above threshold with valid ground range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Reduce motion or hold; controlled landing if persistent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F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PX4 local-position state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F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Estimator reports valid local control state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F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Do not enter or continue horizontal offboard movement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F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IMX500 frame/storage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Fresh frame and successful image write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Retry capture; preserve flight safety even when imaging is unavailable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2F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Hailo inference service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2F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Runtime and model respond within timeout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00">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Continue raw capture; defer target processing or use offline SIFT pipeline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0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Battery and compute health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Voltage, temperature, storage and process heartbeat valid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Early return, safe land or controlled shutdown</w:t>
            </w:r>
            <w:r w:rsidDel="00000000" w:rsidR="00000000" w:rsidRPr="00000000">
              <w:rPr>
                <w:rtl w:val="0"/>
              </w:rPr>
            </w:r>
          </w:p>
        </w:tc>
      </w:tr>
    </w:tbl>
    <w:p w:rsidR="00000000" w:rsidDel="00000000" w:rsidP="00000000" w:rsidRDefault="00000000" w:rsidRPr="00000000" w14:paraId="00000304">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8.4 Calibration and Frame Alignment</w:t>
      </w:r>
      <w:r w:rsidDel="00000000" w:rsidR="00000000" w:rsidRPr="00000000">
        <w:rPr>
          <w:rtl w:val="0"/>
        </w:rPr>
      </w:r>
    </w:p>
    <w:tbl>
      <w:tblPr>
        <w:tblStyle w:val="Table2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305">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Calibration item</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06">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Method</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07">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Recorded output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0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RPLidar angular zero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Known wall/target direction and body-frame comparison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Zero-angle offset </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0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RPLidar scale/scan quality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0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Measured wall distances at multiple ranges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0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Bias/error and minimum valid sample count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0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H-Flow orientation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PX4 orientation setting and known floor-motion test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0">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Orientation parameter and axis sign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1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Range scale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1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Measured heights above a level floor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1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Scale/bias and valid altitude band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1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IMX500 optical centre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Image centre versus mechanical survey/landing reference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Pixel offset and mount angle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1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Thermal alignment </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1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Co-register thermal and RGB views using a known target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1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Offset/scale record</w:t>
            </w:r>
            <w:r w:rsidDel="00000000" w:rsidR="00000000" w:rsidRPr="00000000">
              <w:rPr>
                <w:rtl w:val="0"/>
              </w:rPr>
            </w:r>
          </w:p>
        </w:tc>
      </w:tr>
    </w:tbl>
    <w:p w:rsidR="00000000" w:rsidDel="00000000" w:rsidP="00000000" w:rsidRDefault="00000000" w:rsidRPr="00000000" w14:paraId="0000031A">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8.5 Blind Zones and Operating Envelope</w:t>
      </w:r>
      <w:r w:rsidDel="00000000" w:rsidR="00000000" w:rsidRPr="00000000">
        <w:rPr>
          <w:rtl w:val="0"/>
        </w:rPr>
      </w:r>
    </w:p>
    <w:p w:rsidR="00000000" w:rsidDel="00000000" w:rsidP="00000000" w:rsidRDefault="00000000" w:rsidRPr="00000000" w14:paraId="0000031B">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Document every scan occlusion created by the frame, motor supports, landing gear or payload. The current report must state minimum reliable RPLidar range, practical wall-detection range, H-Flow floor-texture and lighting requirements, valid ToF altitude band, IMX500 exposure limits and the safe mission altitude. Safety margins shall be based on the least-observed direction, not only the best sensor sector.</w:t>
      </w:r>
      <w:r w:rsidDel="00000000" w:rsidR="00000000" w:rsidRPr="00000000">
        <w:rPr>
          <w:rtl w:val="0"/>
        </w:rPr>
      </w:r>
    </w:p>
    <w:p w:rsidR="00000000" w:rsidDel="00000000" w:rsidP="00000000" w:rsidRDefault="00000000" w:rsidRPr="00000000" w14:paraId="0000031C">
      <w:pPr>
        <w:rPr/>
      </w:pPr>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9. Autonomous Mission Software</w:t>
      </w:r>
      <w:r w:rsidDel="00000000" w:rsidR="00000000" w:rsidRPr="00000000">
        <w:rPr>
          <w:rtl w:val="0"/>
        </w:rPr>
      </w:r>
    </w:p>
    <w:p w:rsidR="00000000" w:rsidDel="00000000" w:rsidP="00000000" w:rsidRDefault="00000000" w:rsidRPr="00000000" w14:paraId="0000031E">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9.1 Software Module Structure</w:t>
      </w:r>
      <w:r w:rsidDel="00000000" w:rsidR="00000000" w:rsidRPr="00000000">
        <w:rPr>
          <w:rtl w:val="0"/>
        </w:rPr>
      </w:r>
    </w:p>
    <w:tbl>
      <w:tblPr>
        <w:tblStyle w:val="Table2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31F">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Module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20">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Responsibility</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21">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Critical inputs</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22">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Outputs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2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Mission supervisor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Owns the state machine and transition rules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Health state, operator start/abort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Current state and subsystem commands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2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PX4 interface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2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Heartbeat, telemetry, mode/arm commands and setpoint stream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2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MAVLink connection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2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Validated flight-control interface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2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Sensor health manager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Freshness, validity and consistency checks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IMX500/Hailo, H-Flow, RPLidar and PX4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Health gates and fault codes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2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Arena manager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3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Boundary certification and safe flyable polygon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3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Geometry / range data / configuration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3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Safe region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3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Coverage planner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Boustrophedon lane and transition generation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Safe region, FOV, overlap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Ordered segments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3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Obstacle manager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3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Close-range collision and boundary supervision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3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RPLidar sectors and safe-region geometry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3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Hold/back-off/skip command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3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Image manager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Capture timing, file naming and metadata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Pose, camera frames, mission 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Stored images and manifest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3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Target manager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4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Reference matching / AI inference and annotations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4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Captured images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4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Labels, confidence and coordinates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4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Return manager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Coarse and fine return-to-base sequence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Local pose, base reference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Safe return goals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4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Landing manager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4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Target detection, visual servo and descent states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4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Downward image, altitude, landed state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4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XY corrections and descent commands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4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Logger / Foxglove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Structured events, CSV and visualization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All mission modules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Mission evidence and live monitor</w:t>
            </w:r>
            <w:r w:rsidDel="00000000" w:rsidR="00000000" w:rsidRPr="00000000">
              <w:rPr>
                <w:rtl w:val="0"/>
              </w:rPr>
            </w:r>
          </w:p>
        </w:tc>
      </w:tr>
    </w:tbl>
    <w:p w:rsidR="00000000" w:rsidDel="00000000" w:rsidP="00000000" w:rsidRDefault="00000000" w:rsidRPr="00000000" w14:paraId="0000034F">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9.2 Mission State Machine</w:t>
      </w:r>
      <w:r w:rsidDel="00000000" w:rsidR="00000000" w:rsidRPr="00000000">
        <w:rPr>
          <w:rtl w:val="0"/>
        </w:rPr>
      </w:r>
    </w:p>
    <w:p w:rsidR="00000000" w:rsidDel="00000000" w:rsidP="00000000" w:rsidRDefault="00000000" w:rsidRPr="00000000" w14:paraId="00000350">
      <w:pPr>
        <w:spacing w:after="40" w:lineRule="auto"/>
        <w:jc w:val="center"/>
        <w:rPr/>
      </w:pPr>
      <w:r w:rsidDel="00000000" w:rsidR="00000000" w:rsidRPr="00000000">
        <w:rPr/>
        <w:drawing>
          <wp:inline distB="0" distT="0" distL="114300" distR="114300">
            <wp:extent cx="5394960" cy="6757537"/>
            <wp:effectExtent b="0" l="0" r="0" t="0"/>
            <wp:docPr id="2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394960" cy="6757537"/>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160" w:before="80" w:lineRule="auto"/>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7. </w:t>
      </w:r>
      <w:r w:rsidDel="00000000" w:rsidR="00000000" w:rsidRPr="00000000">
        <w:rPr>
          <w:rFonts w:ascii="Liberation Sans" w:cs="Liberation Sans" w:eastAsia="Liberation Sans" w:hAnsi="Liberation Sans"/>
          <w:i w:val="1"/>
          <w:iCs w:val="1"/>
          <w:color w:val="404040"/>
          <w:sz w:val="18"/>
          <w:szCs w:val="18"/>
          <w:rtl w:val="0"/>
        </w:rPr>
        <w:t xml:space="preserve">Autonomous mission state machine and principal failsafe transitions</w:t>
      </w:r>
      <w:r w:rsidDel="00000000" w:rsidR="00000000" w:rsidRPr="00000000">
        <w:rPr>
          <w:rFonts w:ascii="Liberation Sans" w:cs="Liberation Sans" w:eastAsia="Liberation Sans" w:hAnsi="Liberation Sans"/>
          <w:color w:val="777777"/>
          <w:sz w:val="16"/>
          <w:szCs w:val="16"/>
          <w:rtl w:val="0"/>
        </w:rPr>
        <w:t xml:space="preserve"> </w:t>
      </w:r>
      <w:r w:rsidDel="00000000" w:rsidR="00000000" w:rsidRPr="00000000">
        <w:rPr>
          <w:rtl w:val="0"/>
        </w:rPr>
      </w:r>
    </w:p>
    <w:p w:rsidR="00000000" w:rsidDel="00000000" w:rsidP="00000000" w:rsidRDefault="00000000" w:rsidRPr="00000000" w14:paraId="00000352">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9.3 Pre-Flight Health Checklist</w:t>
      </w:r>
      <w:r w:rsidDel="00000000" w:rsidR="00000000" w:rsidRPr="00000000">
        <w:rPr>
          <w:rtl w:val="0"/>
        </w:rPr>
      </w:r>
    </w:p>
    <w:tbl>
      <w:tblPr>
        <w:tblStyle w:val="Table3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353">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Check</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54">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Method</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55">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Pass criterion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56">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Logged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5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Pixhawk heartbeat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MAVLink heartbeat monitor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Expected system detected within timeout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Timestamp and system ID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5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Vehicle health</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5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PX4 telemetry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5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Attitude, local position, range/flow and arming state valid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5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Health snapshot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5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Battery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PX4 battery telemetry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Above mission-start threshold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Voltage and remaining %</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6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RPLidar A1M8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6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Scan/sector monitor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6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Fresh scan with valid samples in required sectors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6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Scan age and sector minima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6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PX4/driver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Valid quality and range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6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Quality value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6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Pi Camera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6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Test capture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6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Frame readable and storage write successful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6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Test filename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6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Sony IMX500 camera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Test capture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Frame readable and storage write successful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Test filename / timestamp</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7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Storage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7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Disk-space check</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7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Required free space available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7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Free-space value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7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Mission configuration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Schema and range check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No missing or invalid safety parameter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Configuration hash</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7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Base reference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7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Home/base initialization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7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Valid local reference stored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7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Home coordinates</w:t>
            </w:r>
            <w:r w:rsidDel="00000000" w:rsidR="00000000" w:rsidRPr="00000000">
              <w:rPr>
                <w:rtl w:val="0"/>
              </w:rPr>
            </w:r>
          </w:p>
        </w:tc>
      </w:tr>
    </w:tbl>
    <w:p w:rsidR="00000000" w:rsidDel="00000000" w:rsidP="00000000" w:rsidRDefault="00000000" w:rsidRPr="00000000" w14:paraId="0000037F">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9.4 Mission Configuration File</w:t>
      </w:r>
      <w:r w:rsidDel="00000000" w:rsidR="00000000" w:rsidRPr="00000000">
        <w:rPr>
          <w:rtl w:val="0"/>
        </w:rPr>
      </w:r>
    </w:p>
    <w:p w:rsidR="00000000" w:rsidDel="00000000" w:rsidP="00000000" w:rsidRDefault="00000000" w:rsidRPr="00000000" w14:paraId="00000380">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All mission-critical values should be loaded from a version-controlled configuration file rather than scattered through source code. The supervisor validates type, range and dependencies before enabling arming. The configuration hash is copied into the mission archive so that every flight can be reproduced.</w:t>
      </w:r>
      <w:r w:rsidDel="00000000" w:rsidR="00000000" w:rsidRPr="00000000">
        <w:rPr>
          <w:rtl w:val="0"/>
        </w:rPr>
      </w:r>
    </w:p>
    <w:tbl>
      <w:tblPr>
        <w:tblStyle w:val="Table3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381">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Configuration group</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82">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Examples</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83">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Validation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8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Vehicle limits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Maximum XY/Z speed, acceleration, yaw 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Positive and within tested envelope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8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Coverage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8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Altitude, margin, lane spacing, overlap, capture interval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8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Geometry remains feasible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8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Collision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Sector angles, stop/skip distance, hold 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Stop distance exceeds worst-case braking need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8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Landing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8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Stage heights, tolerances, speed and target timeout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8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Monotonic descent and bounded corrections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9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Failsafe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Battery threshold, heartbeat timeout, sensor timeout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Mapped to a defined safe action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9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Data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9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Mission path, storage reserve, transfer destination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9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Writable and sufficient space</w:t>
            </w:r>
            <w:r w:rsidDel="00000000" w:rsidR="00000000" w:rsidRPr="00000000">
              <w:rPr>
                <w:rtl w:val="0"/>
              </w:rPr>
            </w:r>
          </w:p>
        </w:tc>
      </w:tr>
    </w:tbl>
    <w:p w:rsidR="00000000" w:rsidDel="00000000" w:rsidP="00000000" w:rsidRDefault="00000000" w:rsidRPr="00000000" w14:paraId="00000396">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9.5 Event Logging and Fault Codes</w:t>
      </w:r>
      <w:r w:rsidDel="00000000" w:rsidR="00000000" w:rsidRPr="00000000">
        <w:rPr>
          <w:rtl w:val="0"/>
        </w:rPr>
      </w:r>
    </w:p>
    <w:p w:rsidR="00000000" w:rsidDel="00000000" w:rsidP="00000000" w:rsidRDefault="00000000" w:rsidRPr="00000000" w14:paraId="00000397">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Every state transition, rejected command, health-gate failure, safety trigger, recovery action and landing/docking milestone is stored with monotonic time, mission time and relevant measurements. Fault codes should be stable across software versions so that flight logs and base-station summaries can be compared reliably.</w:t>
      </w:r>
      <w:r w:rsidDel="00000000" w:rsidR="00000000" w:rsidRPr="00000000">
        <w:rPr>
          <w:rtl w:val="0"/>
        </w:rPr>
      </w:r>
    </w:p>
    <w:p w:rsidR="00000000" w:rsidDel="00000000" w:rsidP="00000000" w:rsidRDefault="00000000" w:rsidRPr="00000000" w14:paraId="00000398">
      <w:pPr>
        <w:rPr/>
      </w:pPr>
      <w:r w:rsidDel="00000000" w:rsidR="00000000" w:rsidRPr="00000000">
        <w:br w:type="page"/>
      </w:r>
      <w:r w:rsidDel="00000000" w:rsidR="00000000" w:rsidRPr="00000000">
        <w:rPr>
          <w:rtl w:val="0"/>
        </w:rPr>
      </w:r>
    </w:p>
    <w:p w:rsidR="00000000" w:rsidDel="00000000" w:rsidP="00000000" w:rsidRDefault="00000000" w:rsidRPr="00000000" w14:paraId="00000399">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10. Arena Coverage and Path Planning</w:t>
      </w:r>
      <w:r w:rsidDel="00000000" w:rsidR="00000000" w:rsidRPr="00000000">
        <w:rPr>
          <w:rtl w:val="0"/>
        </w:rPr>
      </w:r>
    </w:p>
    <w:p w:rsidR="00000000" w:rsidDel="00000000" w:rsidP="00000000" w:rsidRDefault="00000000" w:rsidRPr="00000000" w14:paraId="0000039A">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10.1 Safe Flyable Region</w:t>
      </w:r>
      <w:r w:rsidDel="00000000" w:rsidR="00000000" w:rsidRPr="00000000">
        <w:rPr>
          <w:rtl w:val="0"/>
        </w:rPr>
      </w:r>
    </w:p>
    <w:p w:rsidR="00000000" w:rsidDel="00000000" w:rsidP="00000000" w:rsidRDefault="00000000" w:rsidRPr="00000000" w14:paraId="0000039B">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arena boundary is converted into a local planar representation. A safety margin is applied inward from every validated wall or boundary to obtain the flyable polygon. The vehicle centre, not the propeller tip, is planned inside this region; therefore the margin must already account for the full vehicle radius, localization error, stopping distance, airflow disturbance and a reserve factor.</w:t>
      </w:r>
      <w:r w:rsidDel="00000000" w:rsidR="00000000" w:rsidRPr="00000000">
        <w:rPr>
          <w:rtl w:val="0"/>
        </w:rPr>
      </w:r>
    </w:p>
    <w:p w:rsidR="00000000" w:rsidDel="00000000" w:rsidP="00000000" w:rsidRDefault="00000000" w:rsidRPr="00000000" w14:paraId="0000039C">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10.2 Camera Coverage and Lane Spacing</w:t>
      </w:r>
      <w:r w:rsidDel="00000000" w:rsidR="00000000" w:rsidRPr="00000000">
        <w:rPr>
          <w:rtl w:val="0"/>
        </w:rPr>
      </w:r>
    </w:p>
    <w:p w:rsidR="00000000" w:rsidDel="00000000" w:rsidP="00000000" w:rsidRDefault="00000000" w:rsidRPr="00000000" w14:paraId="0000039D">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For a camera with horizontal field of view θ at altitude h above the imaged plane, the ideal ground coverage width W is calculated as:</w:t>
      </w:r>
      <w:r w:rsidDel="00000000" w:rsidR="00000000" w:rsidRPr="00000000">
        <w:rPr>
          <w:rtl w:val="0"/>
        </w:rPr>
      </w:r>
    </w:p>
    <w:p w:rsidR="00000000" w:rsidDel="00000000" w:rsidP="00000000" w:rsidRDefault="00000000" w:rsidRPr="00000000" w14:paraId="0000039E">
      <w:pPr>
        <w:jc w:val="center"/>
        <w:rPr/>
      </w:pPr>
      <w:r w:rsidDel="00000000" w:rsidR="00000000" w:rsidRPr="00000000">
        <w:rPr>
          <w:rFonts w:ascii="Liberation Mono" w:cs="Liberation Mono" w:eastAsia="Liberation Mono" w:hAnsi="Liberation Mono"/>
          <w:b w:val="1"/>
          <w:bCs w:val="1"/>
          <w:color w:val="17365d"/>
          <w:sz w:val="28"/>
          <w:szCs w:val="28"/>
          <w:rtl w:val="0"/>
        </w:rPr>
        <w:t xml:space="preserve">W = 2 h tan(θ / 2)</w:t>
      </w:r>
      <w:r w:rsidDel="00000000" w:rsidR="00000000" w:rsidRPr="00000000">
        <w:rPr>
          <w:rtl w:val="0"/>
        </w:rPr>
      </w:r>
    </w:p>
    <w:p w:rsidR="00000000" w:rsidDel="00000000" w:rsidP="00000000" w:rsidRDefault="00000000" w:rsidRPr="00000000" w14:paraId="0000039F">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operational lane spacing is smaller than the ideal width to provide image overlap, compensate for roll/pitch, reduce stitching gaps and tolerate local-position error. The final report must use the measured or manufacturer-verified field of view and the actual mission altitude.</w:t>
      </w:r>
      <w:r w:rsidDel="00000000" w:rsidR="00000000" w:rsidRPr="00000000">
        <w:rPr>
          <w:rtl w:val="0"/>
        </w:rPr>
      </w:r>
    </w:p>
    <w:p w:rsidR="00000000" w:rsidDel="00000000" w:rsidP="00000000" w:rsidRDefault="00000000" w:rsidRPr="00000000" w14:paraId="000003A0">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13. </w:t>
      </w:r>
      <w:r w:rsidDel="00000000" w:rsidR="00000000" w:rsidRPr="00000000">
        <w:rPr>
          <w:rFonts w:ascii="Liberation Sans" w:cs="Liberation Sans" w:eastAsia="Liberation Sans" w:hAnsi="Liberation Sans"/>
          <w:i w:val="1"/>
          <w:iCs w:val="1"/>
          <w:color w:val="404040"/>
          <w:sz w:val="18"/>
          <w:szCs w:val="18"/>
          <w:rtl w:val="0"/>
        </w:rPr>
        <w:t xml:space="preserve">Coverage geometry calculation</w:t>
      </w:r>
      <w:r w:rsidDel="00000000" w:rsidR="00000000" w:rsidRPr="00000000">
        <w:rPr>
          <w:rtl w:val="0"/>
        </w:rPr>
      </w:r>
    </w:p>
    <w:tbl>
      <w:tblPr>
        <w:tblStyle w:val="Table3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3A1">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Input / result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A2">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Symbol</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A3">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Final value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A4">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Note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A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Mission altitude above image plane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7">
            <w:pPr>
              <w:spacing w:after="0" w:lineRule="auto"/>
              <w:jc w:val="left"/>
              <w:rPr/>
            </w:pPr>
            <w:r w:rsidDel="00000000" w:rsidR="00000000" w:rsidRPr="00000000">
              <w:rPr>
                <w:color w:val="404040"/>
                <w:sz w:val="16"/>
                <w:szCs w:val="16"/>
                <w:rtl w:val="0"/>
              </w:rPr>
              <w:t xml:space="preserve">2</w:t>
            </w:r>
            <w:r w:rsidDel="00000000" w:rsidR="00000000" w:rsidRPr="00000000">
              <w:rPr>
                <w:rFonts w:ascii="Liberation Sans" w:cs="Liberation Sans" w:eastAsia="Liberation Sans" w:hAnsi="Liberation Sans"/>
                <w:b w:val="0"/>
                <w:bCs w:val="0"/>
                <w:color w:val="404040"/>
                <w:sz w:val="16"/>
                <w:szCs w:val="16"/>
                <w:rtl w:val="0"/>
              </w:rPr>
              <w:t xml:space="preserv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Use actual floor-to-camera height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A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Horizontal camera FOV</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A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θ</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AB">
            <w:pPr>
              <w:spacing w:after="0" w:lineRule="auto"/>
              <w:jc w:val="left"/>
              <w:rPr/>
            </w:pPr>
            <w:r w:rsidDel="00000000" w:rsidR="00000000" w:rsidRPr="00000000">
              <w:rPr>
                <w:color w:val="404040"/>
                <w:sz w:val="16"/>
                <w:szCs w:val="16"/>
                <w:rtl w:val="0"/>
              </w:rPr>
              <w:t xml:space="preserve">79</w:t>
            </w:r>
            <w:r w:rsidDel="00000000" w:rsidR="00000000" w:rsidRPr="00000000">
              <w:rPr>
                <w:rFonts w:ascii="Liberation Sans" w:cs="Liberation Sans" w:eastAsia="Liberation Sans" w:hAnsi="Liberation Sans"/>
                <w:b w:val="0"/>
                <w:bCs w:val="0"/>
                <w:color w:val="404040"/>
                <w:sz w:val="16"/>
                <w:szCs w:val="16"/>
                <w:rtl w:val="0"/>
              </w:rPr>
              <w:t xml:space="preserve"> degrees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A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Final camera mode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A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Ideal ground coverage width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F">
            <w:pPr>
              <w:spacing w:after="0" w:lineRule="auto"/>
              <w:jc w:val="left"/>
              <w:rPr/>
            </w:pPr>
            <w:r w:rsidDel="00000000" w:rsidR="00000000" w:rsidRPr="00000000">
              <w:rPr>
                <w:color w:val="404040"/>
                <w:sz w:val="16"/>
                <w:szCs w:val="16"/>
                <w:rtl w:val="0"/>
              </w:rPr>
              <w:t xml:space="preserve">6</w:t>
            </w:r>
            <w:r w:rsidDel="00000000" w:rsidR="00000000" w:rsidRPr="00000000">
              <w:rPr>
                <w:rFonts w:ascii="Liberation Sans" w:cs="Liberation Sans" w:eastAsia="Liberation Sans" w:hAnsi="Liberation Sans"/>
                <w:b w:val="0"/>
                <w:bCs w:val="0"/>
                <w:color w:val="404040"/>
                <w:sz w:val="16"/>
                <w:szCs w:val="16"/>
                <w:rtl w:val="0"/>
              </w:rPr>
              <w:t xml:space="preserve"> 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0">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Calculated using formula</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B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Required lateral overlap</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B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B3">
            <w:pPr>
              <w:spacing w:after="0" w:lineRule="auto"/>
              <w:jc w:val="left"/>
              <w:rPr/>
            </w:pPr>
            <w:r w:rsidDel="00000000" w:rsidR="00000000" w:rsidRPr="00000000">
              <w:rPr>
                <w:color w:val="404040"/>
                <w:sz w:val="16"/>
                <w:szCs w:val="16"/>
                <w:rtl w:val="0"/>
              </w:rPr>
              <w:t xml:space="preserve">20</w:t>
            </w:r>
            <w:r w:rsidDel="00000000" w:rsidR="00000000" w:rsidRPr="00000000">
              <w:rPr>
                <w:rFonts w:ascii="Liberation Sans" w:cs="Liberation Sans" w:eastAsia="Liberation Sans" w:hAnsi="Liberation Sans"/>
                <w:b w:val="0"/>
                <w:bCs w:val="0"/>
                <w:color w:val="404040"/>
                <w:sz w:val="16"/>
                <w:szCs w:val="16"/>
                <w:rtl w:val="0"/>
              </w:rPr>
              <w:t xml:space="preserv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B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Based on stitching tests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B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Operational lane spacing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7">
            <w:pPr>
              <w:spacing w:after="0" w:lineRule="auto"/>
              <w:jc w:val="left"/>
              <w:rPr/>
            </w:pPr>
            <w:r w:rsidDel="00000000" w:rsidR="00000000" w:rsidRPr="00000000">
              <w:rPr>
                <w:color w:val="404040"/>
                <w:sz w:val="16"/>
                <w:szCs w:val="16"/>
                <w:rtl w:val="0"/>
              </w:rPr>
              <w:t xml:space="preserve">0.7</w:t>
            </w:r>
            <w:r w:rsidDel="00000000" w:rsidR="00000000" w:rsidRPr="00000000">
              <w:rPr>
                <w:rFonts w:ascii="Liberation Sans" w:cs="Liberation Sans" w:eastAsia="Liberation Sans" w:hAnsi="Liberation Sans"/>
                <w:b w:val="0"/>
                <w:bCs w:val="0"/>
                <w:color w:val="404040"/>
                <w:sz w:val="16"/>
                <w:szCs w:val="16"/>
                <w:rtl w:val="0"/>
              </w:rPr>
              <w:t xml:space="preserve"> </w:t>
            </w:r>
            <w:r w:rsidDel="00000000" w:rsidR="00000000" w:rsidRPr="00000000">
              <w:rPr>
                <w:color w:val="404040"/>
                <w:sz w:val="16"/>
                <w:szCs w:val="16"/>
                <w:rtl w:val="0"/>
              </w:rPr>
              <w:t xml:space="preserv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 = W x (1 - O) with safety adjustment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B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Number of valid lanes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B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BB">
            <w:pPr>
              <w:spacing w:after="0" w:lineRule="auto"/>
              <w:jc w:val="left"/>
              <w:rPr/>
            </w:pPr>
            <w:r w:rsidDel="00000000" w:rsidR="00000000" w:rsidRPr="00000000">
              <w:rPr>
                <w:color w:val="404040"/>
                <w:sz w:val="16"/>
                <w:szCs w:val="16"/>
                <w:rtl w:val="0"/>
              </w:rPr>
              <w:t xml:space="preserve">3</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B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Based on safe flyable width</w:t>
            </w:r>
            <w:r w:rsidDel="00000000" w:rsidR="00000000" w:rsidRPr="00000000">
              <w:rPr>
                <w:rtl w:val="0"/>
              </w:rPr>
            </w:r>
          </w:p>
        </w:tc>
      </w:tr>
    </w:tbl>
    <w:p w:rsidR="00000000" w:rsidDel="00000000" w:rsidP="00000000" w:rsidRDefault="00000000" w:rsidRPr="00000000" w14:paraId="000003BD">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10.3 Coverage Planner Workflow</w:t>
      </w:r>
      <w:r w:rsidDel="00000000" w:rsidR="00000000" w:rsidRPr="00000000">
        <w:rPr/>
        <w:drawing>
          <wp:inline distB="0" distT="0" distL="114300" distR="114300">
            <wp:extent cx="5303520" cy="8293802"/>
            <wp:effectExtent b="0" l="0" r="0" t="0"/>
            <wp:docPr id="2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303520" cy="8293802"/>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after="160" w:before="80" w:lineRule="auto"/>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8. </w:t>
      </w:r>
      <w:r w:rsidDel="00000000" w:rsidR="00000000" w:rsidRPr="00000000">
        <w:rPr>
          <w:rFonts w:ascii="Liberation Sans" w:cs="Liberation Sans" w:eastAsia="Liberation Sans" w:hAnsi="Liberation Sans"/>
          <w:i w:val="1"/>
          <w:iCs w:val="1"/>
          <w:color w:val="404040"/>
          <w:sz w:val="18"/>
          <w:szCs w:val="18"/>
          <w:rtl w:val="0"/>
        </w:rPr>
        <w:t xml:space="preserve">Coverage-lane generation, validation and execution workflow</w:t>
      </w:r>
      <w:r w:rsidDel="00000000" w:rsidR="00000000" w:rsidRPr="00000000">
        <w:rPr>
          <w:rFonts w:ascii="Liberation Sans" w:cs="Liberation Sans" w:eastAsia="Liberation Sans" w:hAnsi="Liberation Sans"/>
          <w:color w:val="777777"/>
          <w:sz w:val="16"/>
          <w:szCs w:val="16"/>
          <w:rtl w:val="0"/>
        </w:rPr>
        <w:t xml:space="preserve"> </w:t>
      </w:r>
      <w:r w:rsidDel="00000000" w:rsidR="00000000" w:rsidRPr="00000000">
        <w:rPr>
          <w:rtl w:val="0"/>
        </w:rPr>
      </w:r>
    </w:p>
    <w:p w:rsidR="00000000" w:rsidDel="00000000" w:rsidP="00000000" w:rsidRDefault="00000000" w:rsidRPr="00000000" w14:paraId="000003BF">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10.4 Transition and Collision Behaviour</w:t>
      </w:r>
      <w:r w:rsidDel="00000000" w:rsidR="00000000" w:rsidRPr="00000000">
        <w:rPr>
          <w:rtl w:val="0"/>
        </w:rPr>
      </w:r>
    </w:p>
    <w:tbl>
      <w:tblPr>
        <w:tblStyle w:val="Table3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3C0">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Parameter</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C1">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Final value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C2">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Purpose / rationale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C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Wall safety margin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4">
            <w:pPr>
              <w:spacing w:after="0" w:lineRule="auto"/>
              <w:jc w:val="left"/>
              <w:rPr/>
            </w:pPr>
            <w:r w:rsidDel="00000000" w:rsidR="00000000" w:rsidRPr="00000000">
              <w:rPr>
                <w:color w:val="404040"/>
                <w:sz w:val="16"/>
                <w:szCs w:val="16"/>
                <w:rtl w:val="0"/>
              </w:rPr>
              <w:t xml:space="preserve">1.5</w:t>
            </w:r>
            <w:r w:rsidDel="00000000" w:rsidR="00000000" w:rsidRPr="00000000">
              <w:rPr>
                <w:rFonts w:ascii="Liberation Sans" w:cs="Liberation Sans" w:eastAsia="Liberation Sans" w:hAnsi="Liberation Sans"/>
                <w:b w:val="0"/>
                <w:bCs w:val="0"/>
                <w:color w:val="404040"/>
                <w:sz w:val="16"/>
                <w:szCs w:val="16"/>
                <w:rtl w:val="0"/>
              </w:rPr>
              <w:t xml:space="preserv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Keep vehicle and uncertainty envelope away from boundary</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C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Path-edge clearance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C7">
            <w:pPr>
              <w:spacing w:after="0" w:lineRule="auto"/>
              <w:jc w:val="left"/>
              <w:rPr/>
            </w:pPr>
            <w:r w:rsidDel="00000000" w:rsidR="00000000" w:rsidRPr="00000000">
              <w:rPr>
                <w:color w:val="404040"/>
                <w:sz w:val="16"/>
                <w:szCs w:val="16"/>
                <w:rtl w:val="0"/>
              </w:rPr>
              <w:t xml:space="preserve">1</w:t>
            </w:r>
            <w:r w:rsidDel="00000000" w:rsidR="00000000" w:rsidRPr="00000000">
              <w:rPr>
                <w:rFonts w:ascii="Liberation Sans" w:cs="Liberation Sans" w:eastAsia="Liberation Sans" w:hAnsi="Liberation Sans"/>
                <w:b w:val="0"/>
                <w:bCs w:val="0"/>
                <w:color w:val="404040"/>
                <w:sz w:val="16"/>
                <w:szCs w:val="16"/>
                <w:rtl w:val="0"/>
              </w:rPr>
              <w:t xml:space="preserve"> 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C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Additional clipping distance for planned segments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C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Lane spacing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A">
            <w:pPr>
              <w:spacing w:after="0" w:lineRule="auto"/>
              <w:jc w:val="left"/>
              <w:rPr/>
            </w:pPr>
            <w:r w:rsidDel="00000000" w:rsidR="00000000" w:rsidRPr="00000000">
              <w:rPr>
                <w:color w:val="404040"/>
                <w:sz w:val="16"/>
                <w:szCs w:val="16"/>
                <w:rtl w:val="0"/>
              </w:rPr>
              <w:t xml:space="preserve">0.7</w:t>
            </w:r>
            <w:r w:rsidDel="00000000" w:rsidR="00000000" w:rsidRPr="00000000">
              <w:rPr>
                <w:rFonts w:ascii="Liberation Sans" w:cs="Liberation Sans" w:eastAsia="Liberation Sans" w:hAnsi="Liberation Sans"/>
                <w:b w:val="0"/>
                <w:bCs w:val="0"/>
                <w:color w:val="404040"/>
                <w:sz w:val="16"/>
                <w:szCs w:val="16"/>
                <w:rtl w:val="0"/>
              </w:rPr>
              <w:t xml:space="preserv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Camera overlap and arena coverage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C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Maximum coverage speed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CD">
            <w:pPr>
              <w:spacing w:after="0" w:lineRule="auto"/>
              <w:jc w:val="left"/>
              <w:rPr/>
            </w:pPr>
            <w:r w:rsidDel="00000000" w:rsidR="00000000" w:rsidRPr="00000000">
              <w:rPr>
                <w:color w:val="404040"/>
                <w:sz w:val="16"/>
                <w:szCs w:val="16"/>
                <w:rtl w:val="0"/>
              </w:rPr>
              <w:t xml:space="preserve">0.4</w:t>
            </w:r>
            <w:r w:rsidDel="00000000" w:rsidR="00000000" w:rsidRPr="00000000">
              <w:rPr>
                <w:rFonts w:ascii="Liberation Sans" w:cs="Liberation Sans" w:eastAsia="Liberation Sans" w:hAnsi="Liberation Sans"/>
                <w:b w:val="0"/>
                <w:bCs w:val="0"/>
                <w:color w:val="404040"/>
                <w:sz w:val="16"/>
                <w:szCs w:val="16"/>
                <w:rtl w:val="0"/>
              </w:rPr>
              <w:t xml:space="preserve"> m/s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C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Limit blur, drift and stopping distance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C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Maximum transition speed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0">
            <w:pPr>
              <w:spacing w:after="0" w:lineRule="auto"/>
              <w:jc w:val="left"/>
              <w:rPr/>
            </w:pPr>
            <w:r w:rsidDel="00000000" w:rsidR="00000000" w:rsidRPr="00000000">
              <w:rPr>
                <w:color w:val="404040"/>
                <w:sz w:val="16"/>
                <w:szCs w:val="16"/>
                <w:rtl w:val="0"/>
              </w:rPr>
              <w:t xml:space="preserve">0.3</w:t>
            </w:r>
            <w:r w:rsidDel="00000000" w:rsidR="00000000" w:rsidRPr="00000000">
              <w:rPr>
                <w:rFonts w:ascii="Liberation Sans" w:cs="Liberation Sans" w:eastAsia="Liberation Sans" w:hAnsi="Liberation Sans"/>
                <w:b w:val="0"/>
                <w:bCs w:val="0"/>
                <w:color w:val="404040"/>
                <w:sz w:val="16"/>
                <w:szCs w:val="16"/>
                <w:rtl w:val="0"/>
              </w:rPr>
              <w:t xml:space="preserve"> 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Conservative cross-lane motion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D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Forward collision half-angle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D3">
            <w:pPr>
              <w:spacing w:after="0" w:lineRule="auto"/>
              <w:jc w:val="left"/>
              <w:rPr/>
            </w:pPr>
            <w:r w:rsidDel="00000000" w:rsidR="00000000" w:rsidRPr="00000000">
              <w:rPr>
                <w:color w:val="404040"/>
                <w:sz w:val="16"/>
                <w:szCs w:val="16"/>
                <w:rtl w:val="0"/>
              </w:rPr>
              <w:t xml:space="preserve">55 </w:t>
            </w:r>
            <w:r w:rsidDel="00000000" w:rsidR="00000000" w:rsidRPr="00000000">
              <w:rPr>
                <w:rFonts w:ascii="Liberation Sans" w:cs="Liberation Sans" w:eastAsia="Liberation Sans" w:hAnsi="Liberation Sans"/>
                <w:b w:val="0"/>
                <w:bCs w:val="0"/>
                <w:color w:val="404040"/>
                <w:sz w:val="16"/>
                <w:szCs w:val="16"/>
                <w:rtl w:val="0"/>
              </w:rPr>
              <w:t xml:space="preserve">degrees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D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Monitored forward sector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D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Collision stop distance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6">
            <w:pPr>
              <w:spacing w:after="0" w:lineRule="auto"/>
              <w:jc w:val="left"/>
              <w:rPr/>
            </w:pPr>
            <w:r w:rsidDel="00000000" w:rsidR="00000000" w:rsidRPr="00000000">
              <w:rPr>
                <w:color w:val="404040"/>
                <w:sz w:val="16"/>
                <w:szCs w:val="16"/>
                <w:rtl w:val="0"/>
              </w:rPr>
              <w:t xml:space="preserve">1.3</w:t>
            </w:r>
            <w:r w:rsidDel="00000000" w:rsidR="00000000" w:rsidRPr="00000000">
              <w:rPr>
                <w:rFonts w:ascii="Liberation Sans" w:cs="Liberation Sans" w:eastAsia="Liberation Sans" w:hAnsi="Liberation Sans"/>
                <w:b w:val="0"/>
                <w:bCs w:val="0"/>
                <w:color w:val="404040"/>
                <w:sz w:val="16"/>
                <w:szCs w:val="16"/>
                <w:rtl w:val="0"/>
              </w:rPr>
              <w:t xml:space="preser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Immediate stop/hold threshold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D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Collision skip distance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D9">
            <w:pPr>
              <w:spacing w:after="0" w:lineRule="auto"/>
              <w:jc w:val="left"/>
              <w:rPr/>
            </w:pPr>
            <w:r w:rsidDel="00000000" w:rsidR="00000000" w:rsidRPr="00000000">
              <w:rPr>
                <w:color w:val="404040"/>
                <w:sz w:val="16"/>
                <w:szCs w:val="16"/>
                <w:rtl w:val="0"/>
              </w:rPr>
              <w:t xml:space="preserve">1.2</w:t>
            </w:r>
            <w:r w:rsidDel="00000000" w:rsidR="00000000" w:rsidRPr="00000000">
              <w:rPr>
                <w:rFonts w:ascii="Liberation Sans" w:cs="Liberation Sans" w:eastAsia="Liberation Sans" w:hAnsi="Liberation Sans"/>
                <w:b w:val="0"/>
                <w:bCs w:val="0"/>
                <w:color w:val="404040"/>
                <w:sz w:val="16"/>
                <w:szCs w:val="16"/>
                <w:rtl w:val="0"/>
              </w:rPr>
              <w:t xml:space="preserve">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D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Mark segment unsafe and continue safely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D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Hold duration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C">
            <w:pPr>
              <w:spacing w:after="0" w:lineRule="auto"/>
              <w:jc w:val="left"/>
              <w:rPr/>
            </w:pPr>
            <w:r w:rsidDel="00000000" w:rsidR="00000000" w:rsidRPr="00000000">
              <w:rPr>
                <w:color w:val="404040"/>
                <w:sz w:val="16"/>
                <w:szCs w:val="16"/>
                <w:rtl w:val="0"/>
              </w:rPr>
              <w:t xml:space="preserve">5</w:t>
            </w:r>
            <w:r w:rsidDel="00000000" w:rsidR="00000000" w:rsidRPr="00000000">
              <w:rPr>
                <w:rFonts w:ascii="Liberation Sans" w:cs="Liberation Sans" w:eastAsia="Liberation Sans" w:hAnsi="Liberation Sans"/>
                <w:b w:val="0"/>
                <w:bCs w:val="0"/>
                <w:color w:val="404040"/>
                <w:sz w:val="16"/>
                <w:szCs w:val="16"/>
                <w:rtl w:val="0"/>
              </w:rPr>
              <w:t xml:space="preserve"> 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Allow transient obstacle/noise to clear</w:t>
            </w:r>
            <w:r w:rsidDel="00000000" w:rsidR="00000000" w:rsidRPr="00000000">
              <w:rPr>
                <w:rtl w:val="0"/>
              </w:rPr>
            </w:r>
          </w:p>
        </w:tc>
      </w:tr>
    </w:tbl>
    <w:p w:rsidR="00000000" w:rsidDel="00000000" w:rsidP="00000000" w:rsidRDefault="00000000" w:rsidRPr="00000000" w14:paraId="000003DE">
      <w:pPr>
        <w:rPr/>
      </w:pPr>
      <w:r w:rsidDel="00000000" w:rsidR="00000000" w:rsidRPr="00000000">
        <w:br w:type="page"/>
      </w:r>
      <w:r w:rsidDel="00000000" w:rsidR="00000000" w:rsidRPr="00000000">
        <w:rPr>
          <w:rtl w:val="0"/>
        </w:rPr>
      </w:r>
    </w:p>
    <w:p w:rsidR="00000000" w:rsidDel="00000000" w:rsidP="00000000" w:rsidRDefault="00000000" w:rsidRPr="00000000" w14:paraId="000003DF">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11. Image Capture, Target Detection and Map Generation</w:t>
      </w:r>
      <w:r w:rsidDel="00000000" w:rsidR="00000000" w:rsidRPr="00000000">
        <w:rPr>
          <w:rtl w:val="0"/>
        </w:rPr>
      </w:r>
    </w:p>
    <w:p w:rsidR="00000000" w:rsidDel="00000000" w:rsidP="00000000" w:rsidRDefault="00000000" w:rsidRPr="00000000" w14:paraId="000003E0">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11.1 HD Image Acquisition</w:t>
      </w:r>
      <w:r w:rsidDel="00000000" w:rsidR="00000000" w:rsidRPr="00000000">
        <w:rPr>
          <w:rtl w:val="0"/>
        </w:rPr>
      </w:r>
    </w:p>
    <w:p w:rsidR="00000000" w:rsidDel="00000000" w:rsidP="00000000" w:rsidRDefault="00000000" w:rsidRPr="00000000" w14:paraId="000003E1">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During the survey, the Sony IMX500 camera captures high-definition frames and stores them in the onboard table_map/ directory. Each capture should be linked to mission ID, sequence number, timestamp, local coordinate, active lane and camera settings. The drone is used primarily as a data-acquisition platform during flight so that battery and compute resources are not consumed by unnecessary full-resolution batch processing.</w:t>
      </w:r>
      <w:r w:rsidDel="00000000" w:rsidR="00000000" w:rsidRPr="00000000">
        <w:rPr>
          <w:rtl w:val="0"/>
        </w:rPr>
      </w:r>
    </w:p>
    <w:p w:rsidR="00000000" w:rsidDel="00000000" w:rsidP="00000000" w:rsidRDefault="00000000" w:rsidRPr="00000000" w14:paraId="000003E2">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14. </w:t>
      </w:r>
      <w:r w:rsidDel="00000000" w:rsidR="00000000" w:rsidRPr="00000000">
        <w:rPr>
          <w:rFonts w:ascii="Liberation Sans" w:cs="Liberation Sans" w:eastAsia="Liberation Sans" w:hAnsi="Liberation Sans"/>
          <w:i w:val="1"/>
          <w:iCs w:val="1"/>
          <w:color w:val="404040"/>
          <w:sz w:val="18"/>
          <w:szCs w:val="18"/>
          <w:rtl w:val="0"/>
        </w:rPr>
        <w:t xml:space="preserve">Current image-capture configuration record</w:t>
      </w:r>
      <w:r w:rsidDel="00000000" w:rsidR="00000000" w:rsidRPr="00000000">
        <w:rPr>
          <w:rtl w:val="0"/>
        </w:rPr>
      </w:r>
    </w:p>
    <w:tbl>
      <w:tblPr>
        <w:tblStyle w:val="Table3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3E3">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Parameter</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E4">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Current / final entry</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3E5">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E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Camera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Raspberry Pi AI Camera, Sony IMX500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Installed-part photograph</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E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HD source folder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E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table_map/</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E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Mission archive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E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Resolution / exposure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D">
            <w:pPr>
              <w:spacing w:after="0" w:lineRule="auto"/>
              <w:jc w:val="left"/>
              <w:rPr>
                <w:sz w:val="16"/>
                <w:szCs w:val="16"/>
              </w:rPr>
            </w:pPr>
            <w:r w:rsidDel="00000000" w:rsidR="00000000" w:rsidRPr="00000000">
              <w:rPr>
                <w:sz w:val="16"/>
                <w:szCs w:val="16"/>
                <w:rtl w:val="0"/>
              </w:rPr>
              <w:t xml:space="preserve">1080*720 </w:t>
            </w:r>
          </w:p>
        </w:tc>
        <w:tc>
          <w:tcPr>
            <w:tcMar>
              <w:top w:w="80.0" w:type="dxa"/>
              <w:bottom w:w="80.0" w:type="dxa"/>
            </w:tcMar>
            <w:vAlign w:val="center"/>
          </w:tcPr>
          <w:p w:rsidR="00000000" w:rsidDel="00000000" w:rsidP="00000000" w:rsidRDefault="00000000" w:rsidRPr="00000000" w14:paraId="000003E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Camera configuration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E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Capture trigger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F0">
            <w:pPr>
              <w:spacing w:after="0" w:lineRule="auto"/>
              <w:jc w:val="left"/>
              <w:rPr/>
            </w:pPr>
            <w:r w:rsidDel="00000000" w:rsidR="00000000" w:rsidRPr="00000000">
              <w:rPr>
                <w:color w:val="404040"/>
                <w:sz w:val="16"/>
                <w:szCs w:val="16"/>
                <w:rtl w:val="0"/>
              </w:rPr>
              <w:t xml:space="preserve">After every 150px of the camera movement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F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Mission configuration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F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Filename / metadata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3">
            <w:pPr>
              <w:spacing w:after="0" w:lineRule="auto"/>
              <w:jc w:val="left"/>
              <w:rPr/>
            </w:pPr>
            <w:r w:rsidDel="00000000" w:rsidR="00000000" w:rsidRPr="00000000">
              <w:rPr>
                <w:color w:val="404040"/>
                <w:sz w:val="16"/>
                <w:szCs w:val="16"/>
                <w:rtl w:val="0"/>
              </w:rPr>
              <w:t xml:space="preserve">table_map/</w:t>
            </w:r>
            <w:r w:rsidDel="00000000" w:rsidR="00000000" w:rsidRPr="00000000">
              <w:rPr>
                <w:rFonts w:ascii="Liberation Sans" w:cs="Liberation Sans" w:eastAsia="Liberation Sans" w:hAnsi="Liberation Sans"/>
                <w:b w:val="0"/>
                <w:bCs w:val="0"/>
                <w:color w:val="404040"/>
                <w:sz w:val="16"/>
                <w:szCs w:val="16"/>
                <w:rtl w:val="0"/>
              </w:rPr>
              <w:t xml:space="preserve">, </w:t>
            </w:r>
            <w:r w:rsidDel="00000000" w:rsidR="00000000" w:rsidRPr="00000000">
              <w:rPr>
                <w:color w:val="404040"/>
                <w:sz w:val="16"/>
                <w:szCs w:val="16"/>
                <w:rtl w:val="0"/>
              </w:rPr>
              <w:t xml:space="preserve">scan_*</w:t>
            </w:r>
            <w:r w:rsidDel="00000000" w:rsidR="00000000" w:rsidRPr="00000000">
              <w:rPr>
                <w:rFonts w:ascii="Liberation Sans" w:cs="Liberation Sans" w:eastAsia="Liberation Sans" w:hAnsi="Liberation Sans"/>
                <w:b w:val="0"/>
                <w:bCs w:val="0"/>
                <w:color w:val="404040"/>
                <w:sz w:val="16"/>
                <w:szCs w:val="16"/>
                <w:rtl w:val="0"/>
              </w:rPr>
              <w:t xml:space="preserve">, </w:t>
            </w:r>
            <w:r w:rsidDel="00000000" w:rsidR="00000000" w:rsidRPr="00000000">
              <w:rPr>
                <w:color w:val="404040"/>
                <w:sz w:val="16"/>
                <w:szCs w:val="16"/>
                <w:rtl w:val="0"/>
              </w:rPr>
              <w:t xml:space="preserve">timestamp</w:t>
            </w:r>
            <w:r w:rsidDel="00000000" w:rsidR="00000000" w:rsidRPr="00000000">
              <w:rPr>
                <w:rFonts w:ascii="Liberation Sans" w:cs="Liberation Sans" w:eastAsia="Liberation Sans" w:hAnsi="Liberation Sans"/>
                <w:b w:val="0"/>
                <w:bCs w:val="0"/>
                <w:color w:val="404040"/>
                <w:sz w:val="16"/>
                <w:szCs w:val="16"/>
                <w:rtl w:val="0"/>
              </w:rPr>
              <w:t xml:space="preserve"> and coordinate linkage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Manifest / CSV</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3F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Onboard storage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F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512 GB NVMe SSD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3F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System record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F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Raw-data retention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Original HD images retained after transfer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Transfer manifest</w:t>
            </w:r>
            <w:r w:rsidDel="00000000" w:rsidR="00000000" w:rsidRPr="00000000">
              <w:rPr>
                <w:rtl w:val="0"/>
              </w:rPr>
            </w:r>
          </w:p>
        </w:tc>
      </w:tr>
    </w:tbl>
    <w:p w:rsidR="00000000" w:rsidDel="00000000" w:rsidP="00000000" w:rsidRDefault="00000000" w:rsidRPr="00000000" w14:paraId="000003FB">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11.2 Docked Transfer and LR Conversion</w:t>
      </w:r>
      <w:r w:rsidDel="00000000" w:rsidR="00000000" w:rsidRPr="00000000">
        <w:rPr>
          <w:rtl w:val="0"/>
        </w:rPr>
      </w:r>
    </w:p>
    <w:p w:rsidR="00000000" w:rsidDel="00000000" w:rsidP="00000000" w:rsidRDefault="00000000" w:rsidRPr="00000000" w14:paraId="000003FC">
      <w:pPr>
        <w:spacing w:after="120" w:line="259" w:lineRule="auto"/>
        <w:rPr>
          <w:color w:val="404040"/>
        </w:rPr>
      </w:pPr>
      <w:r w:rsidDel="00000000" w:rsidR="00000000" w:rsidRPr="00000000">
        <w:rPr>
          <w:rFonts w:ascii="Liberation Sans" w:cs="Liberation Sans" w:eastAsia="Liberation Sans" w:hAnsi="Liberation Sans"/>
          <w:color w:val="404040"/>
          <w:sz w:val="20"/>
          <w:szCs w:val="20"/>
          <w:rtl w:val="0"/>
        </w:rPr>
        <w:t xml:space="preserve">After landing and pogo-pin Ethernet connection, the table_map/ folder is transferred to the base-station server. The LR Converter creates table_map_lr/ by downscaling the HD frames for faster comparison. The original HD dataset remains unchanged for evidence and final visual proof. Pre-seeded target references are stored in reference_targets/.</w:t>
      </w:r>
      <w:r w:rsidDel="00000000" w:rsidR="00000000" w:rsidRPr="00000000">
        <w:rPr>
          <w:color w:val="404040"/>
          <w:rtl w:val="0"/>
        </w:rPr>
        <w:t xml:space="preserve"> Also with that the Basestation dashboard offers the </w:t>
      </w:r>
    </w:p>
    <w:p w:rsidR="00000000" w:rsidDel="00000000" w:rsidP="00000000" w:rsidRDefault="00000000" w:rsidRPr="00000000" w14:paraId="000003FD">
      <w:pPr>
        <w:spacing w:after="120" w:line="259" w:lineRule="auto"/>
        <w:jc w:val="center"/>
        <w:rPr>
          <w:color w:val="404040"/>
        </w:rPr>
      </w:pPr>
      <w:r w:rsidDel="00000000" w:rsidR="00000000" w:rsidRPr="00000000">
        <w:rPr>
          <w:color w:val="404040"/>
        </w:rPr>
        <w:drawing>
          <wp:inline distB="114300" distT="114300" distL="114300" distR="114300">
            <wp:extent cx="2133600" cy="1837981"/>
            <wp:effectExtent b="0" l="0" r="0" t="0"/>
            <wp:docPr id="10" name="image3.png"/>
            <a:graphic>
              <a:graphicData uri="http://schemas.openxmlformats.org/drawingml/2006/picture">
                <pic:pic>
                  <pic:nvPicPr>
                    <pic:cNvPr id="0" name="image3.png"/>
                    <pic:cNvPicPr preferRelativeResize="0"/>
                  </pic:nvPicPr>
                  <pic:blipFill>
                    <a:blip r:embed="rId17"/>
                    <a:srcRect b="51694" l="0" r="75298" t="0"/>
                    <a:stretch>
                      <a:fillRect/>
                    </a:stretch>
                  </pic:blipFill>
                  <pic:spPr>
                    <a:xfrm>
                      <a:off x="0" y="0"/>
                      <a:ext cx="2133600" cy="1837981"/>
                    </a:xfrm>
                    <a:prstGeom prst="rect"/>
                    <a:ln/>
                  </pic:spPr>
                </pic:pic>
              </a:graphicData>
            </a:graphic>
          </wp:inline>
        </w:drawing>
      </w:r>
      <w:r w:rsidDel="00000000" w:rsidR="00000000" w:rsidRPr="00000000">
        <w:rPr>
          <w:color w:val="404040"/>
        </w:rPr>
        <w:drawing>
          <wp:inline distB="114300" distT="114300" distL="114300" distR="114300">
            <wp:extent cx="1857204" cy="1847824"/>
            <wp:effectExtent b="0" l="0" r="0" t="0"/>
            <wp:docPr id="2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857204" cy="1847824"/>
                    </a:xfrm>
                    <a:prstGeom prst="rect"/>
                    <a:ln/>
                  </pic:spPr>
                </pic:pic>
              </a:graphicData>
            </a:graphic>
          </wp:inline>
        </w:drawing>
      </w:r>
      <w:r w:rsidDel="00000000" w:rsidR="00000000" w:rsidRPr="00000000">
        <w:rPr>
          <w:color w:val="404040"/>
        </w:rPr>
        <w:drawing>
          <wp:inline distB="114300" distT="114300" distL="114300" distR="114300">
            <wp:extent cx="2124075" cy="1842118"/>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124075" cy="1842118"/>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11.3 Implemented Target-Matching Pipeline</w:t>
      </w:r>
      <w:r w:rsidDel="00000000" w:rsidR="00000000" w:rsidRPr="00000000">
        <w:rPr>
          <w:rtl w:val="0"/>
        </w:rPr>
      </w:r>
    </w:p>
    <w:p w:rsidR="00000000" w:rsidDel="00000000" w:rsidP="00000000" w:rsidRDefault="00000000" w:rsidRPr="00000000" w14:paraId="000003FF">
      <w:pPr>
        <w:spacing w:after="40" w:lineRule="auto"/>
        <w:jc w:val="center"/>
        <w:rPr/>
      </w:pPr>
      <w:r w:rsidDel="00000000" w:rsidR="00000000" w:rsidRPr="00000000">
        <w:rPr/>
        <w:drawing>
          <wp:inline distB="114300" distT="114300" distL="114300" distR="114300">
            <wp:extent cx="2164301" cy="1804807"/>
            <wp:effectExtent b="0" l="0" r="0" t="0"/>
            <wp:docPr id="28"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2164301" cy="1804807"/>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622074" cy="1845809"/>
            <wp:effectExtent b="0" l="0" r="0" t="0"/>
            <wp:docPr id="2" name="image8.png"/>
            <a:graphic>
              <a:graphicData uri="http://schemas.openxmlformats.org/drawingml/2006/picture">
                <pic:pic>
                  <pic:nvPicPr>
                    <pic:cNvPr id="0" name="image8.png"/>
                    <pic:cNvPicPr preferRelativeResize="0"/>
                  </pic:nvPicPr>
                  <pic:blipFill>
                    <a:blip r:embed="rId17"/>
                    <a:srcRect b="41230" l="22738" r="53869" t="-2045"/>
                    <a:stretch>
                      <a:fillRect/>
                    </a:stretch>
                  </pic:blipFill>
                  <pic:spPr>
                    <a:xfrm>
                      <a:off x="0" y="0"/>
                      <a:ext cx="1622074" cy="184580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910013" cy="1861016"/>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3910013" cy="1861016"/>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spacing w:after="160" w:before="80" w:lineRule="auto"/>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9. </w:t>
      </w:r>
      <w:r w:rsidDel="00000000" w:rsidR="00000000" w:rsidRPr="00000000">
        <w:rPr>
          <w:rFonts w:ascii="Liberation Sans" w:cs="Liberation Sans" w:eastAsia="Liberation Sans" w:hAnsi="Liberation Sans"/>
          <w:i w:val="1"/>
          <w:iCs w:val="1"/>
          <w:color w:val="404040"/>
          <w:sz w:val="18"/>
          <w:szCs w:val="18"/>
          <w:rtl w:val="0"/>
        </w:rPr>
        <w:t xml:space="preserve">HD capture, docked transfer, LR conversion and SIFT/KNN/RANSAC target-validation pipelin</w:t>
      </w:r>
      <w:r w:rsidDel="00000000" w:rsidR="00000000" w:rsidRPr="00000000">
        <w:rPr>
          <w:i w:val="1"/>
          <w:iCs w:val="1"/>
          <w:color w:val="404040"/>
          <w:sz w:val="18"/>
          <w:szCs w:val="18"/>
          <w:rtl w:val="0"/>
        </w:rPr>
        <w:t xml:space="preserve">e</w:t>
      </w:r>
      <w:r w:rsidDel="00000000" w:rsidR="00000000" w:rsidRPr="00000000">
        <w:rPr>
          <w:rtl w:val="0"/>
        </w:rPr>
      </w:r>
    </w:p>
    <w:p w:rsidR="00000000" w:rsidDel="00000000" w:rsidP="00000000" w:rsidRDefault="00000000" w:rsidRPr="00000000" w14:paraId="00000401">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1. </w:t>
      </w:r>
      <w:r w:rsidDel="00000000" w:rsidR="00000000" w:rsidRPr="00000000">
        <w:rPr>
          <w:rFonts w:ascii="Liberation Sans" w:cs="Liberation Sans" w:eastAsia="Liberation Sans" w:hAnsi="Liberation Sans"/>
          <w:color w:val="404040"/>
          <w:sz w:val="20"/>
          <w:szCs w:val="20"/>
          <w:rtl w:val="0"/>
        </w:rPr>
        <w:t xml:space="preserve">Load each low-resolution survey frame and the corresponding pre-seeded reference image.</w:t>
      </w:r>
      <w:r w:rsidDel="00000000" w:rsidR="00000000" w:rsidRPr="00000000">
        <w:rPr>
          <w:rtl w:val="0"/>
        </w:rPr>
      </w:r>
    </w:p>
    <w:p w:rsidR="00000000" w:rsidDel="00000000" w:rsidP="00000000" w:rsidRDefault="00000000" w:rsidRPr="00000000" w14:paraId="00000402">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2. </w:t>
      </w:r>
      <w:r w:rsidDel="00000000" w:rsidR="00000000" w:rsidRPr="00000000">
        <w:rPr>
          <w:rFonts w:ascii="Liberation Sans" w:cs="Liberation Sans" w:eastAsia="Liberation Sans" w:hAnsi="Liberation Sans"/>
          <w:color w:val="404040"/>
          <w:sz w:val="20"/>
          <w:szCs w:val="20"/>
          <w:rtl w:val="0"/>
        </w:rPr>
        <w:t xml:space="preserve">Extract SIFT keypoints and descriptors, which are robust to scale and orientation changes.</w:t>
      </w:r>
      <w:r w:rsidDel="00000000" w:rsidR="00000000" w:rsidRPr="00000000">
        <w:rPr>
          <w:rtl w:val="0"/>
        </w:rPr>
      </w:r>
    </w:p>
    <w:p w:rsidR="00000000" w:rsidDel="00000000" w:rsidP="00000000" w:rsidRDefault="00000000" w:rsidRPr="00000000" w14:paraId="00000403">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3. </w:t>
      </w:r>
      <w:r w:rsidDel="00000000" w:rsidR="00000000" w:rsidRPr="00000000">
        <w:rPr>
          <w:rFonts w:ascii="Liberation Sans" w:cs="Liberation Sans" w:eastAsia="Liberation Sans" w:hAnsi="Liberation Sans"/>
          <w:color w:val="404040"/>
          <w:sz w:val="20"/>
          <w:szCs w:val="20"/>
          <w:rtl w:val="0"/>
        </w:rPr>
        <w:t xml:space="preserve">Use a brute-force KNN matcher with k=2 and apply Lowe’s ratio test D1 &lt; 0.7 x D2.</w:t>
      </w:r>
      <w:r w:rsidDel="00000000" w:rsidR="00000000" w:rsidRPr="00000000">
        <w:rPr>
          <w:rtl w:val="0"/>
        </w:rPr>
      </w:r>
    </w:p>
    <w:p w:rsidR="00000000" w:rsidDel="00000000" w:rsidP="00000000" w:rsidRDefault="00000000" w:rsidRPr="00000000" w14:paraId="00000404">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4. </w:t>
      </w:r>
      <w:r w:rsidDel="00000000" w:rsidR="00000000" w:rsidRPr="00000000">
        <w:rPr>
          <w:rFonts w:ascii="Liberation Sans" w:cs="Liberation Sans" w:eastAsia="Liberation Sans" w:hAnsi="Liberation Sans"/>
          <w:color w:val="404040"/>
          <w:sz w:val="20"/>
          <w:szCs w:val="20"/>
          <w:rtl w:val="0"/>
        </w:rPr>
        <w:t xml:space="preserve">Require at least 15 good matches before attempting geometric verification.</w:t>
      </w:r>
      <w:r w:rsidDel="00000000" w:rsidR="00000000" w:rsidRPr="00000000">
        <w:rPr>
          <w:rtl w:val="0"/>
        </w:rPr>
      </w:r>
    </w:p>
    <w:p w:rsidR="00000000" w:rsidDel="00000000" w:rsidP="00000000" w:rsidRDefault="00000000" w:rsidRPr="00000000" w14:paraId="00000405">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5. </w:t>
      </w:r>
      <w:r w:rsidDel="00000000" w:rsidR="00000000" w:rsidRPr="00000000">
        <w:rPr>
          <w:rFonts w:ascii="Liberation Sans" w:cs="Liberation Sans" w:eastAsia="Liberation Sans" w:hAnsi="Liberation Sans"/>
          <w:color w:val="404040"/>
          <w:sz w:val="20"/>
          <w:szCs w:val="20"/>
          <w:rtl w:val="0"/>
        </w:rPr>
        <w:t xml:space="preserve">Estimate a homography with RANSAC to reject outliers and project the reference boundary into the survey frame.</w:t>
      </w:r>
      <w:r w:rsidDel="00000000" w:rsidR="00000000" w:rsidRPr="00000000">
        <w:rPr>
          <w:rtl w:val="0"/>
        </w:rPr>
      </w:r>
    </w:p>
    <w:p w:rsidR="00000000" w:rsidDel="00000000" w:rsidP="00000000" w:rsidRDefault="00000000" w:rsidRPr="00000000" w14:paraId="00000406">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6. </w:t>
      </w:r>
      <w:r w:rsidDel="00000000" w:rsidR="00000000" w:rsidRPr="00000000">
        <w:rPr>
          <w:rFonts w:ascii="Liberation Sans" w:cs="Liberation Sans" w:eastAsia="Liberation Sans" w:hAnsi="Liberation Sans"/>
          <w:color w:val="404040"/>
          <w:sz w:val="20"/>
          <w:szCs w:val="20"/>
          <w:rtl w:val="0"/>
        </w:rPr>
        <w:t xml:space="preserve">Reject non-convex or physically implausible projected target regions.</w:t>
      </w:r>
      <w:r w:rsidDel="00000000" w:rsidR="00000000" w:rsidRPr="00000000">
        <w:rPr>
          <w:rtl w:val="0"/>
        </w:rPr>
      </w:r>
    </w:p>
    <w:p w:rsidR="00000000" w:rsidDel="00000000" w:rsidP="00000000" w:rsidRDefault="00000000" w:rsidRPr="00000000" w14:paraId="00000407">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7. </w:t>
      </w:r>
      <w:r w:rsidDel="00000000" w:rsidR="00000000" w:rsidRPr="00000000">
        <w:rPr>
          <w:rFonts w:ascii="Liberation Sans" w:cs="Liberation Sans" w:eastAsia="Liberation Sans" w:hAnsi="Liberation Sans"/>
          <w:color w:val="404040"/>
          <w:sz w:val="20"/>
          <w:szCs w:val="20"/>
          <w:rtl w:val="0"/>
        </w:rPr>
        <w:t xml:space="preserve">For an accepted match, save high-resolution visual proof to analyzed_targets/ and update analysis_feed.jpg, match_timestamps.txt and coordinate.txt.</w:t>
      </w:r>
      <w:r w:rsidDel="00000000" w:rsidR="00000000" w:rsidRPr="00000000">
        <w:rPr>
          <w:rtl w:val="0"/>
        </w:rPr>
      </w:r>
    </w:p>
    <w:p w:rsidR="00000000" w:rsidDel="00000000" w:rsidP="00000000" w:rsidRDefault="00000000" w:rsidRPr="00000000" w14:paraId="00000408">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8. </w:t>
      </w:r>
      <w:r w:rsidDel="00000000" w:rsidR="00000000" w:rsidRPr="00000000">
        <w:rPr>
          <w:rFonts w:ascii="Liberation Sans" w:cs="Liberation Sans" w:eastAsia="Liberation Sans" w:hAnsi="Liberation Sans"/>
          <w:color w:val="404040"/>
          <w:sz w:val="20"/>
          <w:szCs w:val="20"/>
          <w:rtl w:val="0"/>
        </w:rPr>
        <w:t xml:space="preserve">Preserve failed/no-lock frames for audit rather than silently deleting them.</w:t>
      </w:r>
      <w:r w:rsidDel="00000000" w:rsidR="00000000" w:rsidRPr="00000000">
        <w:rPr>
          <w:rtl w:val="0"/>
        </w:rPr>
      </w:r>
    </w:p>
    <w:p w:rsidR="00000000" w:rsidDel="00000000" w:rsidP="00000000" w:rsidRDefault="00000000" w:rsidRPr="00000000" w14:paraId="00000409">
      <w:pPr>
        <w:spacing w:after="60" w:lineRule="auto"/>
        <w:ind w:left="0" w:firstLine="0"/>
        <w:rPr/>
      </w:pPr>
      <w:r w:rsidDel="00000000" w:rsidR="00000000" w:rsidRPr="00000000">
        <w:rPr/>
        <w:drawing>
          <wp:inline distB="114300" distT="114300" distL="114300" distR="114300">
            <wp:extent cx="2890838" cy="1232980"/>
            <wp:effectExtent b="0" l="0" r="0" t="0"/>
            <wp:docPr id="9" name="image21.jpg"/>
            <a:graphic>
              <a:graphicData uri="http://schemas.openxmlformats.org/drawingml/2006/picture">
                <pic:pic>
                  <pic:nvPicPr>
                    <pic:cNvPr id="0" name="image21.jpg"/>
                    <pic:cNvPicPr preferRelativeResize="0"/>
                  </pic:nvPicPr>
                  <pic:blipFill>
                    <a:blip r:embed="rId22"/>
                    <a:srcRect b="0" l="0" r="0" t="0"/>
                    <a:stretch>
                      <a:fillRect/>
                    </a:stretch>
                  </pic:blipFill>
                  <pic:spPr>
                    <a:xfrm>
                      <a:off x="0" y="0"/>
                      <a:ext cx="2890838" cy="1232980"/>
                    </a:xfrm>
                    <a:prstGeom prst="rect"/>
                    <a:ln/>
                  </pic:spPr>
                </pic:pic>
              </a:graphicData>
            </a:graphic>
          </wp:inline>
        </w:drawing>
      </w:r>
      <w:r w:rsidDel="00000000" w:rsidR="00000000" w:rsidRPr="00000000">
        <w:rPr/>
        <w:drawing>
          <wp:inline distB="114300" distT="114300" distL="114300" distR="114300">
            <wp:extent cx="2909888" cy="1244692"/>
            <wp:effectExtent b="0" l="0" r="0" t="0"/>
            <wp:docPr id="16" name="image16.jpg"/>
            <a:graphic>
              <a:graphicData uri="http://schemas.openxmlformats.org/drawingml/2006/picture">
                <pic:pic>
                  <pic:nvPicPr>
                    <pic:cNvPr id="0" name="image16.jpg"/>
                    <pic:cNvPicPr preferRelativeResize="0"/>
                  </pic:nvPicPr>
                  <pic:blipFill>
                    <a:blip r:embed="rId23"/>
                    <a:srcRect b="0" l="0" r="0" t="0"/>
                    <a:stretch>
                      <a:fillRect/>
                    </a:stretch>
                  </pic:blipFill>
                  <pic:spPr>
                    <a:xfrm>
                      <a:off x="0" y="0"/>
                      <a:ext cx="2909888" cy="1244692"/>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spacing w:after="60" w:lineRule="auto"/>
        <w:ind w:left="403" w:hanging="317"/>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9. </w:t>
      </w:r>
      <w:r w:rsidDel="00000000" w:rsidR="00000000" w:rsidRPr="00000000">
        <w:rPr>
          <w:rFonts w:ascii="Liberation Sans" w:cs="Liberation Sans" w:eastAsia="Liberation Sans" w:hAnsi="Liberation Sans"/>
          <w:i w:val="1"/>
          <w:iCs w:val="1"/>
          <w:color w:val="404040"/>
          <w:sz w:val="18"/>
          <w:szCs w:val="18"/>
          <w:rtl w:val="0"/>
        </w:rPr>
        <w:t xml:space="preserve">Target detection and annotation evidence</w:t>
      </w:r>
      <w:r w:rsidDel="00000000" w:rsidR="00000000" w:rsidRPr="00000000">
        <w:rPr>
          <w:rtl w:val="0"/>
        </w:rPr>
      </w:r>
    </w:p>
    <w:p w:rsidR="00000000" w:rsidDel="00000000" w:rsidP="00000000" w:rsidRDefault="00000000" w:rsidRPr="00000000" w14:paraId="0000040B">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11.4 Arena Test Reference and Target Coordinates</w:t>
      </w:r>
      <w:r w:rsidDel="00000000" w:rsidR="00000000" w:rsidRPr="00000000">
        <w:rPr>
          <w:rtl w:val="0"/>
        </w:rPr>
      </w:r>
    </w:p>
    <w:tbl>
      <w:tblPr>
        <w:tblStyle w:val="Table3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40C">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Reference target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40D">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Recorded X coordinate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40E">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Recorded Y coordinate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40F">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Final detected coordinate / error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10">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Ice Patches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280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-140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3">
            <w:pPr>
              <w:spacing w:after="0" w:lineRule="auto"/>
              <w:jc w:val="left"/>
              <w:rPr/>
            </w:pPr>
            <w:r w:rsidDel="00000000" w:rsidR="00000000" w:rsidRPr="00000000">
              <w:rPr>
                <w:color w:val="404040"/>
                <w:sz w:val="16"/>
                <w:szCs w:val="16"/>
                <w:rtl w:val="0"/>
              </w:rPr>
              <w:t xml:space="preserv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1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Black Stone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1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200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1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160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17">
            <w:pPr>
              <w:spacing w:after="0" w:lineRule="auto"/>
              <w:jc w:val="left"/>
              <w:rPr/>
            </w:pPr>
            <w:r w:rsidDel="00000000" w:rsidR="00000000" w:rsidRPr="00000000">
              <w:rPr>
                <w:color w:val="404040"/>
                <w:sz w:val="16"/>
                <w:szCs w:val="16"/>
                <w:rtl w:val="0"/>
              </w:rPr>
              <w:t xml:space="preserve">50.56</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1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Red Soil Patches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280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180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B">
            <w:pPr>
              <w:spacing w:after="0" w:lineRule="auto"/>
              <w:jc w:val="left"/>
              <w:rPr>
                <w:sz w:val="16"/>
                <w:szCs w:val="16"/>
              </w:rPr>
            </w:pPr>
            <w:r w:rsidDel="00000000" w:rsidR="00000000" w:rsidRPr="00000000">
              <w:rPr>
                <w:sz w:val="16"/>
                <w:szCs w:val="16"/>
                <w:rtl w:val="0"/>
              </w:rPr>
              <w:t xml:space="preserve">101.6</w:t>
            </w:r>
          </w:p>
        </w:tc>
      </w:tr>
    </w:tbl>
    <w:p w:rsidR="00000000" w:rsidDel="00000000" w:rsidP="00000000" w:rsidRDefault="00000000" w:rsidRPr="00000000" w14:paraId="0000041C">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pre-field image-analysis report used a 20 ft x 30 ft red-soil test arena with a 1.5 ft yellow inner boundary and two 400 W focus LED lamps. The base station was treated as the local coordinate origin. Correct the report identity to Team ID 10144 wherever the source pre-field document contains the typographical value 10114.</w:t>
      </w:r>
      <w:r w:rsidDel="00000000" w:rsidR="00000000" w:rsidRPr="00000000">
        <w:rPr>
          <w:rtl w:val="0"/>
        </w:rPr>
      </w:r>
    </w:p>
    <w:p w:rsidR="00000000" w:rsidDel="00000000" w:rsidP="00000000" w:rsidRDefault="00000000" w:rsidRPr="00000000" w14:paraId="0000041D">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11.5 Aerial Map / Mosaic Generation</w:t>
      </w:r>
      <w:r w:rsidDel="00000000" w:rsidR="00000000" w:rsidRPr="00000000">
        <w:rPr>
          <w:rtl w:val="0"/>
        </w:rPr>
      </w:r>
    </w:p>
    <w:p w:rsidR="00000000" w:rsidDel="00000000" w:rsidP="00000000" w:rsidRDefault="00000000" w:rsidRPr="00000000" w14:paraId="0000041E">
      <w:pPr>
        <w:spacing w:after="120" w:line="259" w:lineRule="auto"/>
        <w:rPr>
          <w:rFonts w:ascii="Liberation Sans" w:cs="Liberation Sans" w:eastAsia="Liberation Sans" w:hAnsi="Liberation Sans"/>
          <w:color w:val="404040"/>
          <w:sz w:val="20"/>
          <w:szCs w:val="20"/>
        </w:rPr>
      </w:pPr>
      <w:r w:rsidDel="00000000" w:rsidR="00000000" w:rsidRPr="00000000">
        <w:rPr>
          <w:rFonts w:ascii="Liberation Sans" w:cs="Liberation Sans" w:eastAsia="Liberation Sans" w:hAnsi="Liberation Sans"/>
          <w:color w:val="404040"/>
          <w:sz w:val="20"/>
          <w:szCs w:val="20"/>
          <w:rtl w:val="0"/>
        </w:rPr>
        <w:t xml:space="preserve">The post-flight workflow may select quality-filtered frames for image stitching and overlay accepted target coordinates on the resulting arena view. State the exact final stitching algorithm, number of frames, overlap, map resolution and any distortion or excluded region. Do not claim full metric mapping unless the output has been calibrated and validated against ground truth.</w:t>
      </w:r>
    </w:p>
    <w:p w:rsidR="00000000" w:rsidDel="00000000" w:rsidP="00000000" w:rsidRDefault="00000000" w:rsidRPr="00000000" w14:paraId="0000041F">
      <w:pPr>
        <w:spacing w:after="120" w:line="259" w:lineRule="auto"/>
        <w:jc w:val="center"/>
        <w:rPr>
          <w:color w:val="404040"/>
        </w:rPr>
      </w:pPr>
      <w:r w:rsidDel="00000000" w:rsidR="00000000" w:rsidRPr="00000000">
        <w:rPr>
          <w:color w:val="404040"/>
          <w:rtl w:val="0"/>
        </w:rPr>
        <w:t xml:space="preserve"> </w:t>
      </w:r>
      <w:r w:rsidDel="00000000" w:rsidR="00000000" w:rsidRPr="00000000">
        <w:rPr>
          <w:color w:val="404040"/>
        </w:rPr>
        <w:drawing>
          <wp:inline distB="114300" distT="114300" distL="114300" distR="114300">
            <wp:extent cx="3201812" cy="3277149"/>
            <wp:effectExtent b="0" l="0" r="0" t="0"/>
            <wp:docPr id="4" name="image20.jpg"/>
            <a:graphic>
              <a:graphicData uri="http://schemas.openxmlformats.org/drawingml/2006/picture">
                <pic:pic>
                  <pic:nvPicPr>
                    <pic:cNvPr id="0" name="image20.jpg"/>
                    <pic:cNvPicPr preferRelativeResize="0"/>
                  </pic:nvPicPr>
                  <pic:blipFill>
                    <a:blip r:embed="rId24"/>
                    <a:srcRect b="0" l="0" r="0" t="0"/>
                    <a:stretch>
                      <a:fillRect/>
                    </a:stretch>
                  </pic:blipFill>
                  <pic:spPr>
                    <a:xfrm>
                      <a:off x="0" y="0"/>
                      <a:ext cx="3201812" cy="3277149"/>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spacing w:after="120" w:line="259" w:lineRule="auto"/>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17. </w:t>
      </w:r>
      <w:r w:rsidDel="00000000" w:rsidR="00000000" w:rsidRPr="00000000">
        <w:rPr>
          <w:rFonts w:ascii="Liberation Sans" w:cs="Liberation Sans" w:eastAsia="Liberation Sans" w:hAnsi="Liberation Sans"/>
          <w:i w:val="1"/>
          <w:iCs w:val="1"/>
          <w:color w:val="404040"/>
          <w:sz w:val="18"/>
          <w:szCs w:val="18"/>
          <w:rtl w:val="0"/>
        </w:rPr>
        <w:t xml:space="preserve">Final stitched arena map with target-coordinate overlay</w:t>
      </w: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12. Return-to-Base and Precision Landing</w:t>
      </w:r>
      <w:r w:rsidDel="00000000" w:rsidR="00000000" w:rsidRPr="00000000">
        <w:rPr>
          <w:rtl w:val="0"/>
        </w:rPr>
      </w:r>
    </w:p>
    <w:p w:rsidR="00000000" w:rsidDel="00000000" w:rsidP="00000000" w:rsidRDefault="00000000" w:rsidRPr="00000000" w14:paraId="00000423">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12.1 Return Strategy</w:t>
      </w:r>
      <w:r w:rsidDel="00000000" w:rsidR="00000000" w:rsidRPr="00000000">
        <w:rPr>
          <w:rtl w:val="0"/>
        </w:rPr>
      </w:r>
    </w:p>
    <w:p w:rsidR="00000000" w:rsidDel="00000000" w:rsidP="00000000" w:rsidRDefault="00000000" w:rsidRPr="00000000" w14:paraId="00000424">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return sequence is separated into a coarse transit and a fine approach. The drone first returns toward the stored base reference at a conservative bounded velocity. Near the station, it reduces speed, holds above the landing region and confirms stable pose before enabling downward-camera guidance. This separation prevents the final visual controller from being activated while the vehicle still carries high horizontal velocity or yaw error.</w:t>
      </w:r>
      <w:r w:rsidDel="00000000" w:rsidR="00000000" w:rsidRPr="00000000">
        <w:rPr>
          <w:rtl w:val="0"/>
        </w:rPr>
      </w:r>
    </w:p>
    <w:p w:rsidR="00000000" w:rsidDel="00000000" w:rsidP="00000000" w:rsidRDefault="00000000" w:rsidRPr="00000000" w14:paraId="00000425">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12.2 Vision-Guided Landing Sequence</w:t>
      </w:r>
      <w:r w:rsidDel="00000000" w:rsidR="00000000" w:rsidRPr="00000000">
        <w:rPr>
          <w:rtl w:val="0"/>
        </w:rPr>
      </w:r>
    </w:p>
    <w:p w:rsidR="00000000" w:rsidDel="00000000" w:rsidP="00000000" w:rsidRDefault="00000000" w:rsidRPr="00000000" w14:paraId="00000426">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1. </w:t>
      </w:r>
      <w:r w:rsidDel="00000000" w:rsidR="00000000" w:rsidRPr="00000000">
        <w:rPr>
          <w:rFonts w:ascii="Liberation Sans" w:cs="Liberation Sans" w:eastAsia="Liberation Sans" w:hAnsi="Liberation Sans"/>
          <w:color w:val="404040"/>
          <w:sz w:val="20"/>
          <w:szCs w:val="20"/>
          <w:rtl w:val="0"/>
        </w:rPr>
        <w:t xml:space="preserve">Arrive at the configured pre-landing altitude above the base reference.</w:t>
      </w:r>
      <w:r w:rsidDel="00000000" w:rsidR="00000000" w:rsidRPr="00000000">
        <w:rPr>
          <w:rtl w:val="0"/>
        </w:rPr>
      </w:r>
    </w:p>
    <w:p w:rsidR="00000000" w:rsidDel="00000000" w:rsidP="00000000" w:rsidRDefault="00000000" w:rsidRPr="00000000" w14:paraId="00000427">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2. </w:t>
      </w:r>
      <w:r w:rsidDel="00000000" w:rsidR="00000000" w:rsidRPr="00000000">
        <w:rPr>
          <w:rFonts w:ascii="Liberation Sans" w:cs="Liberation Sans" w:eastAsia="Liberation Sans" w:hAnsi="Liberation Sans"/>
          <w:color w:val="404040"/>
          <w:sz w:val="20"/>
          <w:szCs w:val="20"/>
          <w:rtl w:val="0"/>
        </w:rPr>
        <w:t xml:space="preserve">Hold position and stabilize yaw.</w:t>
      </w:r>
      <w:r w:rsidDel="00000000" w:rsidR="00000000" w:rsidRPr="00000000">
        <w:rPr>
          <w:rtl w:val="0"/>
        </w:rPr>
      </w:r>
    </w:p>
    <w:p w:rsidR="00000000" w:rsidDel="00000000" w:rsidP="00000000" w:rsidRDefault="00000000" w:rsidRPr="00000000" w14:paraId="00000428">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3. </w:t>
      </w:r>
      <w:r w:rsidDel="00000000" w:rsidR="00000000" w:rsidRPr="00000000">
        <w:rPr>
          <w:rFonts w:ascii="Liberation Sans" w:cs="Liberation Sans" w:eastAsia="Liberation Sans" w:hAnsi="Liberation Sans"/>
          <w:color w:val="404040"/>
          <w:sz w:val="20"/>
          <w:szCs w:val="20"/>
          <w:rtl w:val="0"/>
        </w:rPr>
        <w:t xml:space="preserve">Acquire the landing target or base visual feature with the downward camera.</w:t>
      </w:r>
      <w:r w:rsidDel="00000000" w:rsidR="00000000" w:rsidRPr="00000000">
        <w:rPr>
          <w:rtl w:val="0"/>
        </w:rPr>
      </w:r>
    </w:p>
    <w:p w:rsidR="00000000" w:rsidDel="00000000" w:rsidP="00000000" w:rsidRDefault="00000000" w:rsidRPr="00000000" w14:paraId="00000429">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4. </w:t>
      </w:r>
      <w:r w:rsidDel="00000000" w:rsidR="00000000" w:rsidRPr="00000000">
        <w:rPr>
          <w:rFonts w:ascii="Liberation Sans" w:cs="Liberation Sans" w:eastAsia="Liberation Sans" w:hAnsi="Liberation Sans"/>
          <w:color w:val="404040"/>
          <w:sz w:val="20"/>
          <w:szCs w:val="20"/>
          <w:rtl w:val="0"/>
        </w:rPr>
        <w:t xml:space="preserve">Compute horizontal pixel error and convert it to bounded XY correction.</w:t>
      </w:r>
      <w:r w:rsidDel="00000000" w:rsidR="00000000" w:rsidRPr="00000000">
        <w:rPr>
          <w:rtl w:val="0"/>
        </w:rPr>
      </w:r>
    </w:p>
    <w:p w:rsidR="00000000" w:rsidDel="00000000" w:rsidP="00000000" w:rsidRDefault="00000000" w:rsidRPr="00000000" w14:paraId="0000042A">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5. </w:t>
      </w:r>
      <w:r w:rsidDel="00000000" w:rsidR="00000000" w:rsidRPr="00000000">
        <w:rPr>
          <w:rFonts w:ascii="Liberation Sans" w:cs="Liberation Sans" w:eastAsia="Liberation Sans" w:hAnsi="Liberation Sans"/>
          <w:color w:val="404040"/>
          <w:sz w:val="20"/>
          <w:szCs w:val="20"/>
          <w:rtl w:val="0"/>
        </w:rPr>
        <w:t xml:space="preserve">When the error remains inside the coarse tolerance for the settle interval, descend to the next stage.</w:t>
      </w:r>
      <w:r w:rsidDel="00000000" w:rsidR="00000000" w:rsidRPr="00000000">
        <w:rPr>
          <w:rtl w:val="0"/>
        </w:rPr>
      </w:r>
    </w:p>
    <w:p w:rsidR="00000000" w:rsidDel="00000000" w:rsidP="00000000" w:rsidRDefault="00000000" w:rsidRPr="00000000" w14:paraId="0000042B">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6. </w:t>
      </w:r>
      <w:r w:rsidDel="00000000" w:rsidR="00000000" w:rsidRPr="00000000">
        <w:rPr>
          <w:rFonts w:ascii="Liberation Sans" w:cs="Liberation Sans" w:eastAsia="Liberation Sans" w:hAnsi="Liberation Sans"/>
          <w:color w:val="404040"/>
          <w:sz w:val="20"/>
          <w:szCs w:val="20"/>
          <w:rtl w:val="0"/>
        </w:rPr>
        <w:t xml:space="preserve">Repeat alignment with reduced correction speed and tighter tolerance.</w:t>
      </w:r>
      <w:r w:rsidDel="00000000" w:rsidR="00000000" w:rsidRPr="00000000">
        <w:rPr>
          <w:rtl w:val="0"/>
        </w:rPr>
      </w:r>
    </w:p>
    <w:p w:rsidR="00000000" w:rsidDel="00000000" w:rsidP="00000000" w:rsidRDefault="00000000" w:rsidRPr="00000000" w14:paraId="0000042C">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7. </w:t>
      </w:r>
      <w:r w:rsidDel="00000000" w:rsidR="00000000" w:rsidRPr="00000000">
        <w:rPr>
          <w:rFonts w:ascii="Liberation Sans" w:cs="Liberation Sans" w:eastAsia="Liberation Sans" w:hAnsi="Liberation Sans"/>
          <w:color w:val="404040"/>
          <w:sz w:val="20"/>
          <w:szCs w:val="20"/>
          <w:rtl w:val="0"/>
        </w:rPr>
        <w:t xml:space="preserve">Perform a gentle final descent while monitoring target visibility, range and vertical velocity.</w:t>
      </w:r>
      <w:r w:rsidDel="00000000" w:rsidR="00000000" w:rsidRPr="00000000">
        <w:rPr>
          <w:rtl w:val="0"/>
        </w:rPr>
      </w:r>
    </w:p>
    <w:p w:rsidR="00000000" w:rsidDel="00000000" w:rsidP="00000000" w:rsidRDefault="00000000" w:rsidRPr="00000000" w14:paraId="0000042D">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8. </w:t>
      </w:r>
      <w:r w:rsidDel="00000000" w:rsidR="00000000" w:rsidRPr="00000000">
        <w:rPr>
          <w:rFonts w:ascii="Liberation Sans" w:cs="Liberation Sans" w:eastAsia="Liberation Sans" w:hAnsi="Liberation Sans"/>
          <w:color w:val="404040"/>
          <w:sz w:val="20"/>
          <w:szCs w:val="20"/>
          <w:rtl w:val="0"/>
        </w:rPr>
        <w:t xml:space="preserve">Confirm landed state, disarm and notify the base station.</w:t>
      </w:r>
      <w:r w:rsidDel="00000000" w:rsidR="00000000" w:rsidRPr="00000000">
        <w:rPr>
          <w:rtl w:val="0"/>
        </w:rPr>
      </w:r>
    </w:p>
    <w:tbl>
      <w:tblPr>
        <w:tblStyle w:val="Table36"/>
        <w:tblW w:w="9144.0" w:type="dxa"/>
        <w:jc w:val="center"/>
        <w:tblLayout w:type="fixed"/>
        <w:tblLook w:val="0400"/>
      </w:tblPr>
      <w:tblGrid>
        <w:gridCol w:w="9144"/>
        <w:tblGridChange w:id="0">
          <w:tblGrid>
            <w:gridCol w:w="9144"/>
          </w:tblGrid>
        </w:tblGridChange>
      </w:tblGrid>
      <w:tr>
        <w:trPr>
          <w:cantSplit w:val="0"/>
          <w:trHeight w:val="4320" w:hRule="atLeast"/>
          <w:tblHeader w:val="0"/>
        </w:trPr>
        <w:tc>
          <w:tcPr>
            <w:tcBorders>
              <w:top w:color="8c8c8c" w:space="0" w:sz="14" w:val="dashed"/>
              <w:left w:color="8c8c8c" w:space="0" w:sz="14" w:val="dashed"/>
              <w:bottom w:color="8c8c8c" w:space="0" w:sz="14" w:val="dashed"/>
              <w:right w:color="8c8c8c" w:space="0" w:sz="14" w:val="dashed"/>
            </w:tcBorders>
            <w:shd w:fill="fafafa" w:val="clear"/>
            <w:vAlign w:val="center"/>
          </w:tcPr>
          <w:p w:rsidR="00000000" w:rsidDel="00000000" w:rsidP="00000000" w:rsidRDefault="00000000" w:rsidRPr="00000000" w14:paraId="0000042E">
            <w:pPr>
              <w:spacing w:after="200" w:line="276" w:lineRule="auto"/>
              <w:jc w:val="center"/>
              <w:rPr/>
            </w:pPr>
            <w:r w:rsidDel="00000000" w:rsidR="00000000" w:rsidRPr="00000000">
              <w:rPr>
                <w:rFonts w:ascii="Times New Roman" w:cs="Times New Roman" w:eastAsia="Times New Roman" w:hAnsi="Times New Roman"/>
                <w:sz w:val="22"/>
                <w:szCs w:val="22"/>
              </w:rPr>
              <w:drawing>
                <wp:inline distB="114300" distT="114300" distL="114300" distR="114300">
                  <wp:extent cx="3365500" cy="2197100"/>
                  <wp:effectExtent b="0" l="0" r="0" t="0"/>
                  <wp:docPr descr="Stable take off" id="29" name="image27.png"/>
                  <a:graphic>
                    <a:graphicData uri="http://schemas.openxmlformats.org/drawingml/2006/picture">
                      <pic:pic>
                        <pic:nvPicPr>
                          <pic:cNvPr descr="Stable take off" id="0" name="image27.png"/>
                          <pic:cNvPicPr preferRelativeResize="0"/>
                        </pic:nvPicPr>
                        <pic:blipFill>
                          <a:blip r:embed="rId25"/>
                          <a:srcRect b="0" l="0" r="0" t="0"/>
                          <a:stretch>
                            <a:fillRect/>
                          </a:stretch>
                        </pic:blipFill>
                        <pic:spPr>
                          <a:xfrm>
                            <a:off x="0" y="0"/>
                            <a:ext cx="3365500" cy="219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F">
      <w:pPr>
        <w:spacing w:after="160" w:before="80" w:lineRule="auto"/>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10. </w:t>
      </w:r>
      <w:r w:rsidDel="00000000" w:rsidR="00000000" w:rsidRPr="00000000">
        <w:rPr>
          <w:rFonts w:ascii="Liberation Sans" w:cs="Liberation Sans" w:eastAsia="Liberation Sans" w:hAnsi="Liberation Sans"/>
          <w:i w:val="1"/>
          <w:iCs w:val="1"/>
          <w:color w:val="404040"/>
          <w:sz w:val="18"/>
          <w:szCs w:val="18"/>
          <w:rtl w:val="0"/>
        </w:rPr>
        <w:t xml:space="preserve">Precision landing image sequence</w:t>
      </w:r>
      <w:r w:rsidDel="00000000" w:rsidR="00000000" w:rsidRPr="00000000">
        <w:rPr>
          <w:rtl w:val="0"/>
        </w:rPr>
      </w:r>
    </w:p>
    <w:p w:rsidR="00000000" w:rsidDel="00000000" w:rsidP="00000000" w:rsidRDefault="00000000" w:rsidRPr="00000000" w14:paraId="00000430">
      <w:pPr>
        <w:rPr/>
      </w:pPr>
      <w:r w:rsidDel="00000000" w:rsidR="00000000" w:rsidRPr="00000000">
        <w:br w:type="page"/>
      </w:r>
      <w:r w:rsidDel="00000000" w:rsidR="00000000" w:rsidRPr="00000000">
        <w:rPr>
          <w:rtl w:val="0"/>
        </w:rPr>
      </w:r>
    </w:p>
    <w:p w:rsidR="00000000" w:rsidDel="00000000" w:rsidP="00000000" w:rsidRDefault="00000000" w:rsidRPr="00000000" w14:paraId="00000431">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13. Automated Base Station v6.1</w:t>
      </w:r>
      <w:r w:rsidDel="00000000" w:rsidR="00000000" w:rsidRPr="00000000">
        <w:rPr>
          <w:rtl w:val="0"/>
        </w:rPr>
      </w:r>
    </w:p>
    <w:p w:rsidR="00000000" w:rsidDel="00000000" w:rsidP="00000000" w:rsidRDefault="00000000" w:rsidRPr="00000000" w14:paraId="00000432">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13.1 Functional Overview</w:t>
      </w:r>
      <w:r w:rsidDel="00000000" w:rsidR="00000000" w:rsidRPr="00000000">
        <w:rPr>
          <w:rtl w:val="0"/>
        </w:rPr>
      </w:r>
    </w:p>
    <w:p w:rsidR="00000000" w:rsidDel="00000000" w:rsidP="00000000" w:rsidRDefault="00000000" w:rsidRPr="00000000" w14:paraId="00000433">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Base Station v6.1 is the mechanical, electrical, data and post-processing hub of ASCEND. Its qualification functions are docking compatibility, charging-interface verification and LAN-to-LAN data-transfer verification. The station actively centers the landed drone, exposes and mates the protected pogo-pin interface, establishes Ethernet, enables charging only after validation, and displays mission results on a local touch interface.</w:t>
      </w:r>
      <w:r w:rsidDel="00000000" w:rsidR="00000000" w:rsidRPr="00000000">
        <w:rPr>
          <w:rtl w:val="0"/>
        </w:rPr>
      </w:r>
    </w:p>
    <w:tbl>
      <w:tblPr>
        <w:tblStyle w:val="Table37"/>
        <w:tblW w:w="9144.0" w:type="dxa"/>
        <w:jc w:val="center"/>
        <w:tblLayout w:type="fixed"/>
        <w:tblLook w:val="0400"/>
      </w:tblPr>
      <w:tblGrid>
        <w:gridCol w:w="9144"/>
        <w:tblGridChange w:id="0">
          <w:tblGrid>
            <w:gridCol w:w="9144"/>
          </w:tblGrid>
        </w:tblGridChange>
      </w:tblGrid>
      <w:tr>
        <w:trPr>
          <w:cantSplit w:val="0"/>
          <w:trHeight w:val="4032" w:hRule="atLeast"/>
          <w:tblHeader w:val="0"/>
        </w:trPr>
        <w:tc>
          <w:tcPr>
            <w:tcBorders>
              <w:top w:color="8c8c8c" w:space="0" w:sz="14" w:val="dashed"/>
              <w:left w:color="8c8c8c" w:space="0" w:sz="14" w:val="dashed"/>
              <w:bottom w:color="8c8c8c" w:space="0" w:sz="14" w:val="dashed"/>
              <w:right w:color="8c8c8c" w:space="0" w:sz="14" w:val="dashed"/>
            </w:tcBorders>
            <w:shd w:fill="fafafa" w:val="clear"/>
            <w:vAlign w:val="center"/>
          </w:tcPr>
          <w:p w:rsidR="00000000" w:rsidDel="00000000" w:rsidP="00000000" w:rsidRDefault="00000000" w:rsidRPr="00000000" w14:paraId="00000434">
            <w:pPr>
              <w:jc w:val="center"/>
              <w:rPr/>
            </w:pPr>
            <w:r w:rsidDel="00000000" w:rsidR="00000000" w:rsidRPr="00000000">
              <w:rPr>
                <w:b w:val="1"/>
                <w:bCs w:val="1"/>
                <w:color w:val="7f7f7f"/>
                <w:sz w:val="32"/>
                <w:szCs w:val="32"/>
              </w:rPr>
              <w:drawing>
                <wp:inline distB="114300" distT="114300" distL="114300" distR="114300">
                  <wp:extent cx="5657850" cy="4241800"/>
                  <wp:effectExtent b="0" l="0" r="0" t="0"/>
                  <wp:docPr id="1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657850" cy="424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35">
      <w:pPr>
        <w:spacing w:after="160" w:before="80" w:lineRule="auto"/>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11. </w:t>
      </w:r>
      <w:r w:rsidDel="00000000" w:rsidR="00000000" w:rsidRPr="00000000">
        <w:rPr>
          <w:rFonts w:ascii="Liberation Sans" w:cs="Liberation Sans" w:eastAsia="Liberation Sans" w:hAnsi="Liberation Sans"/>
          <w:i w:val="1"/>
          <w:iCs w:val="1"/>
          <w:color w:val="404040"/>
          <w:sz w:val="18"/>
          <w:szCs w:val="18"/>
          <w:rtl w:val="0"/>
        </w:rPr>
        <w:t xml:space="preserve">Final assembled Base Station v6.1</w:t>
      </w:r>
      <w:r w:rsidDel="00000000" w:rsidR="00000000" w:rsidRPr="00000000">
        <w:rPr>
          <w:rtl w:val="0"/>
        </w:rPr>
      </w:r>
    </w:p>
    <w:p w:rsidR="00000000" w:rsidDel="00000000" w:rsidP="00000000" w:rsidRDefault="00000000" w:rsidRPr="00000000" w14:paraId="00000436">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13.2 Structure and Four-Axis Centering</w:t>
      </w:r>
      <w:r w:rsidDel="00000000" w:rsidR="00000000" w:rsidRPr="00000000">
        <w:rPr>
          <w:rtl w:val="0"/>
        </w:rPr>
      </w:r>
    </w:p>
    <w:p w:rsidR="00000000" w:rsidDel="00000000" w:rsidP="00000000" w:rsidRDefault="00000000" w:rsidRPr="00000000" w14:paraId="00000437">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rigid frame uses standard 20 x 20 mm aluminium extrusion profiles, cast 90-degree corner brackets, M5 hardware with nylon-insert lock nuts, a custom Gantry Base 5050, a smooth glass-acrylic landing surface and black-acrylic side panels. Four NEMA17 motors drive T8 threaded lead screws through custom brass nuts. KP08/KFL08 bearings support the free screw ends and reduce whip. Eight Omron snap-action limit switches define home and maximum travel; firmware uses an SW2 maximum-to-SW1 home calibration sequence before automatic centering.</w:t>
      </w:r>
      <w:r w:rsidDel="00000000" w:rsidR="00000000" w:rsidRPr="00000000">
        <w:rPr>
          <w:rtl w:val="0"/>
        </w:rPr>
      </w:r>
    </w:p>
    <w:p w:rsidR="00000000" w:rsidDel="00000000" w:rsidP="00000000" w:rsidRDefault="00000000" w:rsidRPr="00000000" w14:paraId="00000438">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15. </w:t>
      </w:r>
      <w:r w:rsidDel="00000000" w:rsidR="00000000" w:rsidRPr="00000000">
        <w:rPr>
          <w:rFonts w:ascii="Liberation Sans" w:cs="Liberation Sans" w:eastAsia="Liberation Sans" w:hAnsi="Liberation Sans"/>
          <w:i w:val="1"/>
          <w:iCs w:val="1"/>
          <w:color w:val="404040"/>
          <w:sz w:val="18"/>
          <w:szCs w:val="18"/>
          <w:rtl w:val="0"/>
        </w:rPr>
        <w:t xml:space="preserve">Base Station v6.1 mechanical record</w:t>
      </w:r>
      <w:r w:rsidDel="00000000" w:rsidR="00000000" w:rsidRPr="00000000">
        <w:rPr>
          <w:rtl w:val="0"/>
        </w:rPr>
      </w:r>
    </w:p>
    <w:tbl>
      <w:tblPr>
        <w:tblStyle w:val="Table3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439">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Parameter</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43A">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Documented value / component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43B">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Final verification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3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Frame profile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20 x 20 mm aluminium extrusion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Measure final outer dimensions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3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Landing surface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4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Smooth glass acrylic; black acrylic sides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4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Photograph and material record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4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Centering motors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4 x NEMA17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Record exact motor and current setting</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4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Lead screws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4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T8, 8 mm diameter, 1.25 mm pitch</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4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Verify installed lead/pitch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4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Support bearings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KP08 / KFL08 zinc-alloy pillow/flange bearings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Installed-part check</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4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Travel limits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4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8 x Omron snap-action switches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4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SW1/SW2 mapping and test log</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4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Centering time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4F">
            <w:pPr>
              <w:spacing w:after="0" w:lineRule="auto"/>
              <w:jc w:val="left"/>
              <w:rPr/>
            </w:pPr>
            <w:r w:rsidDel="00000000" w:rsidR="00000000" w:rsidRPr="00000000">
              <w:rPr>
                <w:color w:val="404040"/>
                <w:sz w:val="15"/>
                <w:szCs w:val="15"/>
                <w:rtl w:val="0"/>
              </w:rPr>
              <w:t xml:space="preserve">80</w:t>
            </w:r>
            <w:r w:rsidDel="00000000" w:rsidR="00000000" w:rsidRPr="00000000">
              <w:rPr>
                <w:rFonts w:ascii="Liberation Sans" w:cs="Liberation Sans" w:eastAsia="Liberation Sans" w:hAnsi="Liberation Sans"/>
                <w:b w:val="0"/>
                <w:bCs w:val="0"/>
                <w:color w:val="404040"/>
                <w:sz w:val="15"/>
                <w:szCs w:val="15"/>
                <w:rtl w:val="0"/>
              </w:rPr>
              <w:t xml:space="preserve"> 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5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Mean and maximum from repeated trials</w:t>
            </w:r>
            <w:r w:rsidDel="00000000" w:rsidR="00000000" w:rsidRPr="00000000">
              <w:rPr>
                <w:rtl w:val="0"/>
              </w:rPr>
            </w:r>
          </w:p>
        </w:tc>
      </w:tr>
    </w:tbl>
    <w:p w:rsidR="00000000" w:rsidDel="00000000" w:rsidP="00000000" w:rsidRDefault="00000000" w:rsidRPr="00000000" w14:paraId="00000451">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13.3 Iris, Linear Actuator and Pogo Matrix</w:t>
      </w:r>
      <w:r w:rsidDel="00000000" w:rsidR="00000000" w:rsidRPr="00000000">
        <w:rPr>
          <w:rtl w:val="0"/>
        </w:rPr>
      </w:r>
    </w:p>
    <w:p w:rsidR="00000000" w:rsidDel="00000000" w:rsidP="00000000" w:rsidRDefault="00000000" w:rsidRPr="00000000" w14:paraId="00000452">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Spring-loaded pogo connectors are mounted on a custom 3D-printed plate and divided into high-current power pins and isolated Ethernet/data pins. Compliance in the pins absorbs minor leveling errors and maintains contact. The protective shutter uses a linear actuator and iris. After the docking cycle, the actuator retracts to HOME and firmware applies an approximately 8-second delay before the iris closes over the contacts to protect them from dust and rotor downwash.</w:t>
      </w:r>
      <w:r w:rsidDel="00000000" w:rsidR="00000000" w:rsidRPr="00000000">
        <w:rPr>
          <w:rtl w:val="0"/>
        </w:rPr>
      </w:r>
    </w:p>
    <w:tbl>
      <w:tblPr>
        <w:tblStyle w:val="Table39"/>
        <w:tblW w:w="9144.0" w:type="dxa"/>
        <w:jc w:val="center"/>
        <w:tblLayout w:type="fixed"/>
        <w:tblLook w:val="0400"/>
      </w:tblPr>
      <w:tblGrid>
        <w:gridCol w:w="9144"/>
        <w:tblGridChange w:id="0">
          <w:tblGrid>
            <w:gridCol w:w="9144"/>
          </w:tblGrid>
        </w:tblGridChange>
      </w:tblGrid>
      <w:tr>
        <w:trPr>
          <w:cantSplit w:val="0"/>
          <w:trHeight w:val="3744" w:hRule="atLeast"/>
          <w:tblHeader w:val="0"/>
        </w:trPr>
        <w:tc>
          <w:tcPr>
            <w:tcBorders>
              <w:top w:color="8c8c8c" w:space="0" w:sz="14" w:val="dashed"/>
              <w:left w:color="8c8c8c" w:space="0" w:sz="14" w:val="dashed"/>
              <w:bottom w:color="8c8c8c" w:space="0" w:sz="14" w:val="dashed"/>
              <w:right w:color="8c8c8c" w:space="0" w:sz="14" w:val="dashed"/>
            </w:tcBorders>
            <w:shd w:fill="fafafa" w:val="clear"/>
            <w:vAlign w:val="center"/>
          </w:tcPr>
          <w:p w:rsidR="00000000" w:rsidDel="00000000" w:rsidP="00000000" w:rsidRDefault="00000000" w:rsidRPr="00000000" w14:paraId="00000453">
            <w:pPr>
              <w:spacing w:after="0" w:line="276" w:lineRule="auto"/>
              <w:jc w:val="center"/>
              <w:rPr/>
            </w:pPr>
            <w:r w:rsidDel="00000000" w:rsidR="00000000" w:rsidRPr="00000000">
              <w:rPr>
                <w:rFonts w:ascii="Times New Roman" w:cs="Times New Roman" w:eastAsia="Times New Roman" w:hAnsi="Times New Roman"/>
                <w:sz w:val="22"/>
                <w:szCs w:val="22"/>
              </w:rPr>
              <w:drawing>
                <wp:inline distB="114300" distT="114300" distL="114300" distR="114300">
                  <wp:extent cx="5168900" cy="2349500"/>
                  <wp:effectExtent b="0" l="0" r="0" t="0"/>
                  <wp:docPr id="20"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168900" cy="234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54">
      <w:pPr>
        <w:spacing w:after="160" w:before="80" w:lineRule="auto"/>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13. </w:t>
      </w:r>
      <w:r w:rsidDel="00000000" w:rsidR="00000000" w:rsidRPr="00000000">
        <w:rPr>
          <w:rFonts w:ascii="Liberation Sans" w:cs="Liberation Sans" w:eastAsia="Liberation Sans" w:hAnsi="Liberation Sans"/>
          <w:i w:val="1"/>
          <w:iCs w:val="1"/>
          <w:color w:val="404040"/>
          <w:sz w:val="18"/>
          <w:szCs w:val="18"/>
          <w:rtl w:val="0"/>
        </w:rPr>
        <w:t xml:space="preserve">Pogo-pin power/Ethernet matrix and iris-actuator section</w:t>
      </w:r>
      <w:r w:rsidDel="00000000" w:rsidR="00000000" w:rsidRPr="00000000">
        <w:rPr>
          <w:rtl w:val="0"/>
        </w:rPr>
      </w:r>
    </w:p>
    <w:p w:rsidR="00000000" w:rsidDel="00000000" w:rsidP="00000000" w:rsidRDefault="00000000" w:rsidRPr="00000000" w14:paraId="00000455">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13.4 Electronics and Control Modes</w:t>
      </w:r>
      <w:r w:rsidDel="00000000" w:rsidR="00000000" w:rsidRPr="00000000">
        <w:rPr>
          <w:rtl w:val="0"/>
        </w:rPr>
      </w:r>
    </w:p>
    <w:tbl>
      <w:tblPr>
        <w:tblStyle w:val="Table4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456">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Module / mode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457">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Implementation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458">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Function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5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High-level 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Raspberry Pi 5, 16 GB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Touch HMI, Ethernet payloads, mission archive and post-processing</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5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Display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5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7-inch IPS LCD, 1024 x 600, capacitive HDMI</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5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Local mission status, control and result visualization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5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AI accelerator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Hailo AI HAT+ 2, Hailo-10H, 40 TOPS INT4, 8 GB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Local visual verification/inference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6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Real-time controller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6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Teensy 4.1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6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TB6600 pulses, limit inputs and relay sequencing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6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Relay 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Default OFF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No charging until all required conditions pass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6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FULL AUTO</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6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Center -&gt; open LA/iris -&gt; mate pogo -&gt; Ethernet -&gt; charge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6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Complete docking lifecycle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6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SKIP ETH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Mechanical + charging path only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Field charging diagnostic</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6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SKIP CHG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6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Mechanical + Ethernet only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7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Data-transfer diagnostic</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7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MECH ONLY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Motors + LA + iris, no electrical routing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Safe mechanical diagnostic</w:t>
            </w:r>
            <w:r w:rsidDel="00000000" w:rsidR="00000000" w:rsidRPr="00000000">
              <w:rPr>
                <w:rtl w:val="0"/>
              </w:rPr>
            </w:r>
          </w:p>
        </w:tc>
      </w:tr>
    </w:tbl>
    <w:p w:rsidR="00000000" w:rsidDel="00000000" w:rsidP="00000000" w:rsidRDefault="00000000" w:rsidRPr="00000000" w14:paraId="00000474">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13.5 Automated Base-Station Flow</w:t>
      </w:r>
      <w:r w:rsidDel="00000000" w:rsidR="00000000" w:rsidRPr="00000000">
        <w:rPr>
          <w:rtl w:val="0"/>
        </w:rPr>
      </w:r>
    </w:p>
    <w:p w:rsidR="00000000" w:rsidDel="00000000" w:rsidP="00000000" w:rsidRDefault="00000000" w:rsidRPr="00000000" w14:paraId="00000475">
      <w:pPr>
        <w:spacing w:after="40" w:lineRule="auto"/>
        <w:jc w:val="center"/>
        <w:rPr/>
      </w:pPr>
      <w:r w:rsidDel="00000000" w:rsidR="00000000" w:rsidRPr="00000000">
        <w:rPr/>
        <w:drawing>
          <wp:inline distB="0" distT="0" distL="114300" distR="114300">
            <wp:extent cx="5029200" cy="6603149"/>
            <wp:effectExtent b="0" l="0" r="0" t="0"/>
            <wp:docPr id="26"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029200" cy="6603149"/>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spacing w:after="160" w:before="80" w:lineRule="auto"/>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12. </w:t>
      </w:r>
      <w:r w:rsidDel="00000000" w:rsidR="00000000" w:rsidRPr="00000000">
        <w:rPr>
          <w:rFonts w:ascii="Liberation Sans" w:cs="Liberation Sans" w:eastAsia="Liberation Sans" w:hAnsi="Liberation Sans"/>
          <w:i w:val="1"/>
          <w:iCs w:val="1"/>
          <w:color w:val="404040"/>
          <w:sz w:val="18"/>
          <w:szCs w:val="18"/>
          <w:rtl w:val="0"/>
        </w:rPr>
        <w:t xml:space="preserve">Base Station v6.1 centering, contact, Ethernet and charging sequence</w:t>
      </w:r>
      <w:r w:rsidDel="00000000" w:rsidR="00000000" w:rsidRPr="00000000">
        <w:rPr>
          <w:rtl w:val="0"/>
        </w:rPr>
      </w:r>
    </w:p>
    <w:tbl>
      <w:tblPr>
        <w:tblStyle w:val="Table41"/>
        <w:tblW w:w="9288.0" w:type="dxa"/>
        <w:jc w:val="center"/>
        <w:tblLayout w:type="fixed"/>
        <w:tblLook w:val="0400"/>
      </w:tblPr>
      <w:tblGrid>
        <w:gridCol w:w="9288"/>
        <w:tblGridChange w:id="0">
          <w:tblGrid>
            <w:gridCol w:w="9288"/>
          </w:tblGrid>
        </w:tblGridChange>
      </w:tblGrid>
      <w:tr>
        <w:trPr>
          <w:cantSplit w:val="0"/>
          <w:tblHeader w:val="0"/>
        </w:trPr>
        <w:tc>
          <w:tcPr>
            <w:tcBorders>
              <w:top w:color="548235" w:space="0" w:sz="12" w:val="single"/>
              <w:left w:color="548235" w:space="0" w:sz="12" w:val="single"/>
              <w:bottom w:color="548235" w:space="0" w:sz="12" w:val="single"/>
              <w:right w:color="548235" w:space="0" w:sz="12" w:val="single"/>
            </w:tcBorders>
            <w:shd w:fill="e2f0d9" w:val="clear"/>
            <w:tcMar>
              <w:top w:w="140.0" w:type="dxa"/>
              <w:bottom w:w="140.0" w:type="dxa"/>
            </w:tcMar>
          </w:tcPr>
          <w:p w:rsidR="00000000" w:rsidDel="00000000" w:rsidP="00000000" w:rsidRDefault="00000000" w:rsidRPr="00000000" w14:paraId="00000477">
            <w:pPr>
              <w:spacing w:after="60" w:lineRule="auto"/>
              <w:rPr/>
            </w:pPr>
            <w:r w:rsidDel="00000000" w:rsidR="00000000" w:rsidRPr="00000000">
              <w:rPr>
                <w:rFonts w:ascii="Liberation Sans" w:cs="Liberation Sans" w:eastAsia="Liberation Sans" w:hAnsi="Liberation Sans"/>
                <w:b w:val="1"/>
                <w:bCs w:val="1"/>
                <w:color w:val="17365d"/>
                <w:sz w:val="20"/>
                <w:szCs w:val="20"/>
                <w:rtl w:val="0"/>
              </w:rPr>
              <w:t xml:space="preserve">LOG EVIDENCE: Charging evidence to preserve</w:t>
            </w:r>
            <w:r w:rsidDel="00000000" w:rsidR="00000000" w:rsidRPr="00000000">
              <w:rPr>
                <w:rtl w:val="0"/>
              </w:rPr>
            </w:r>
          </w:p>
          <w:p w:rsidR="00000000" w:rsidDel="00000000" w:rsidP="00000000" w:rsidRDefault="00000000" w:rsidRPr="00000000" w14:paraId="00000478">
            <w:pPr>
              <w:spacing w:after="0" w:lineRule="auto"/>
              <w:rPr/>
            </w:pPr>
            <w:r w:rsidDel="00000000" w:rsidR="00000000" w:rsidRPr="00000000">
              <w:rPr>
                <w:rFonts w:ascii="Liberation Sans" w:cs="Liberation Sans" w:eastAsia="Liberation Sans" w:hAnsi="Liberation Sans"/>
                <w:color w:val="404040"/>
                <w:sz w:val="18"/>
                <w:szCs w:val="18"/>
                <w:rtl w:val="0"/>
              </w:rPr>
              <w:t xml:space="preserve">Documented v6.1 logs show PSU = 12.29-12.33 V, initial POGO = 12.62 V near t = 54 s, and progression to POGO = 14.08 V. Attach the complete official log, initial/final battery percentage and elapsed charge time in the final evidence package.</w:t>
            </w:r>
            <w:r w:rsidDel="00000000" w:rsidR="00000000" w:rsidRPr="00000000">
              <w:rPr>
                <w:rtl w:val="0"/>
              </w:rPr>
            </w:r>
          </w:p>
        </w:tc>
      </w:tr>
    </w:tbl>
    <w:p w:rsidR="00000000" w:rsidDel="00000000" w:rsidP="00000000" w:rsidRDefault="00000000" w:rsidRPr="00000000" w14:paraId="00000479">
      <w:pPr>
        <w:spacing w:after="40" w:lineRule="auto"/>
        <w:rPr/>
      </w:pPr>
      <w:r w:rsidDel="00000000" w:rsidR="00000000" w:rsidRPr="00000000">
        <w:rPr>
          <w:rtl w:val="0"/>
        </w:rPr>
      </w:r>
    </w:p>
    <w:p w:rsidR="00000000" w:rsidDel="00000000" w:rsidP="00000000" w:rsidRDefault="00000000" w:rsidRPr="00000000" w14:paraId="0000047A">
      <w:pPr>
        <w:rPr/>
      </w:pPr>
      <w:r w:rsidDel="00000000" w:rsidR="00000000" w:rsidRPr="00000000">
        <w:br w:type="page"/>
      </w:r>
      <w:r w:rsidDel="00000000" w:rsidR="00000000" w:rsidRPr="00000000">
        <w:rPr>
          <w:rtl w:val="0"/>
        </w:rPr>
      </w:r>
    </w:p>
    <w:p w:rsidR="00000000" w:rsidDel="00000000" w:rsidP="00000000" w:rsidRDefault="00000000" w:rsidRPr="00000000" w14:paraId="0000047B">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14. Communication, Data Management and Dashboard</w:t>
      </w:r>
      <w:r w:rsidDel="00000000" w:rsidR="00000000" w:rsidRPr="00000000">
        <w:rPr>
          <w:rtl w:val="0"/>
        </w:rPr>
      </w:r>
    </w:p>
    <w:p w:rsidR="00000000" w:rsidDel="00000000" w:rsidP="00000000" w:rsidRDefault="00000000" w:rsidRPr="00000000" w14:paraId="0000047C">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14.1 Communication and Data Flow</w:t>
      </w:r>
      <w:r w:rsidDel="00000000" w:rsidR="00000000" w:rsidRPr="00000000">
        <w:rPr>
          <w:rtl w:val="0"/>
        </w:rPr>
      </w:r>
    </w:p>
    <w:p w:rsidR="00000000" w:rsidDel="00000000" w:rsidP="00000000" w:rsidRDefault="00000000" w:rsidRPr="00000000" w14:paraId="0000047D">
      <w:pPr>
        <w:spacing w:after="40" w:lineRule="auto"/>
        <w:jc w:val="center"/>
        <w:rPr/>
      </w:pPr>
      <w:r w:rsidDel="00000000" w:rsidR="00000000" w:rsidRPr="00000000">
        <w:rPr/>
        <w:drawing>
          <wp:inline distB="0" distT="0" distL="114300" distR="114300">
            <wp:extent cx="5715000" cy="771498"/>
            <wp:effectExtent b="0" l="0" r="0" t="0"/>
            <wp:docPr id="2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715000" cy="771498"/>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spacing w:after="160" w:before="80" w:lineRule="auto"/>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14. </w:t>
      </w:r>
      <w:r w:rsidDel="00000000" w:rsidR="00000000" w:rsidRPr="00000000">
        <w:rPr>
          <w:rFonts w:ascii="Liberation Sans" w:cs="Liberation Sans" w:eastAsia="Liberation Sans" w:hAnsi="Liberation Sans"/>
          <w:i w:val="1"/>
          <w:iCs w:val="1"/>
          <w:color w:val="404040"/>
          <w:sz w:val="18"/>
          <w:szCs w:val="18"/>
          <w:rtl w:val="0"/>
        </w:rPr>
        <w:t xml:space="preserve">Flight telemetry, mission data, docking transfer and post-flight dashboard flow</w:t>
      </w:r>
      <w:r w:rsidDel="00000000" w:rsidR="00000000" w:rsidRPr="00000000">
        <w:rPr>
          <w:rFonts w:ascii="Liberation Sans" w:cs="Liberation Sans" w:eastAsia="Liberation Sans" w:hAnsi="Liberation Sans"/>
          <w:color w:val="777777"/>
          <w:sz w:val="16"/>
          <w:szCs w:val="16"/>
          <w:rtl w:val="0"/>
        </w:rPr>
        <w:t xml:space="preserve"> </w:t>
      </w:r>
      <w:r w:rsidDel="00000000" w:rsidR="00000000" w:rsidRPr="00000000">
        <w:rPr>
          <w:rtl w:val="0"/>
        </w:rPr>
      </w:r>
    </w:p>
    <w:p w:rsidR="00000000" w:rsidDel="00000000" w:rsidP="00000000" w:rsidRDefault="00000000" w:rsidRPr="00000000" w14:paraId="0000047F">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14.2 Mission Archive Structure</w:t>
      </w:r>
      <w:r w:rsidDel="00000000" w:rsidR="00000000" w:rsidRPr="00000000">
        <w:rPr>
          <w:rtl w:val="0"/>
        </w:rPr>
      </w:r>
    </w:p>
    <w:p w:rsidR="00000000" w:rsidDel="00000000" w:rsidP="00000000" w:rsidRDefault="00000000" w:rsidRPr="00000000" w14:paraId="00000480">
      <w:pPr>
        <w:ind w:left="576" w:firstLine="0"/>
        <w:rPr/>
      </w:pPr>
      <w:r w:rsidDel="00000000" w:rsidR="00000000" w:rsidRPr="00000000">
        <w:rPr>
          <w:rFonts w:ascii="Liberation Mono" w:cs="Liberation Mono" w:eastAsia="Liberation Mono" w:hAnsi="Liberation Mono"/>
          <w:color w:val="404040"/>
          <w:sz w:val="17"/>
          <w:szCs w:val="17"/>
          <w:rtl w:val="0"/>
        </w:rPr>
        <w:t xml:space="preserve">mission_YYYYMMDD_HHMMSS/</w:t>
        <w:br w:type="textWrapping"/>
        <w:t xml:space="preserve">├── configuration/</w:t>
        <w:br w:type="textWrapping"/>
        <w:t xml:space="preserve">│   ├── mission_config.yaml</w:t>
        <w:br w:type="textWrapping"/>
        <w:t xml:space="preserve">│   ├── px4_parameters.params</w:t>
        <w:br w:type="textWrapping"/>
        <w:t xml:space="preserve">│   └── software_versions.txt</w:t>
        <w:br w:type="textWrapping"/>
        <w:t xml:space="preserve">├── images/original/</w:t>
        <w:br w:type="textWrapping"/>
        <w:t xml:space="preserve">├── images/annotated/</w:t>
        <w:br w:type="textWrapping"/>
        <w:t xml:space="preserve">├── maps/</w:t>
        <w:br w:type="textWrapping"/>
        <w:t xml:space="preserve">├── logs/</w:t>
        <w:br w:type="textWrapping"/>
        <w:t xml:space="preserve">│   ├── events.log</w:t>
        <w:br w:type="textWrapping"/>
        <w:t xml:space="preserve">│   ├── mission.csv</w:t>
        <w:br w:type="textWrapping"/>
        <w:t xml:space="preserve">│   ├── px4.ulg</w:t>
        <w:br w:type="textWrapping"/>
        <w:t xml:space="preserve">│   └── sensor_health.csv</w:t>
        <w:br w:type="textWrapping"/>
        <w:t xml:space="preserve">├── detections/targets.json</w:t>
        <w:br w:type="textWrapping"/>
        <w:t xml:space="preserve">├── transfer_manifest.sha256</w:t>
        <w:br w:type="textWrapping"/>
        <w:t xml:space="preserve">└── summary.txt</w:t>
      </w:r>
      <w:r w:rsidDel="00000000" w:rsidR="00000000" w:rsidRPr="00000000">
        <w:rPr>
          <w:rtl w:val="0"/>
        </w:rPr>
      </w:r>
    </w:p>
    <w:p w:rsidR="00000000" w:rsidDel="00000000" w:rsidP="00000000" w:rsidRDefault="00000000" w:rsidRPr="00000000" w14:paraId="00000481">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14.3 Data Integrity and Transfer</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Create a manifest containing file path, size and checksum before transfer.</w:t>
      </w:r>
      <w:r w:rsidDel="00000000" w:rsidR="00000000" w:rsidRPr="00000000">
        <w:rPr>
          <w:rtl w:val="0"/>
        </w:rPr>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Copy data over docked Ethernet to a mission-specific directory on the base station.</w:t>
      </w:r>
      <w:r w:rsidDel="00000000" w:rsidR="00000000" w:rsidRPr="00000000">
        <w:rPr>
          <w:rtl w:val="0"/>
        </w:rPr>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Verify file count, size and checksum after transfer.</w:t>
      </w: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Retry failed files without deleting the onboard source copy.</w:t>
      </w:r>
      <w:r w:rsidDel="00000000" w:rsidR="00000000" w:rsidRPr="00000000">
        <w:rPr>
          <w:rtl w:val="0"/>
        </w:rPr>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Mark transfer complete only after verification succeeds.</w:t>
      </w:r>
      <w:r w:rsidDel="00000000" w:rsidR="00000000" w:rsidRPr="00000000">
        <w:rPr>
          <w:rtl w:val="0"/>
        </w:rPr>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Preserve raw images and flight logs even when post-processing fails.</w:t>
      </w:r>
      <w:r w:rsidDel="00000000" w:rsidR="00000000" w:rsidRPr="00000000">
        <w:rPr>
          <w:rtl w:val="0"/>
        </w:rPr>
      </w:r>
    </w:p>
    <w:p w:rsidR="00000000" w:rsidDel="00000000" w:rsidP="00000000" w:rsidRDefault="00000000" w:rsidRPr="00000000" w14:paraId="00000488">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14.4 Engineering Visualization</w:t>
      </w:r>
      <w:r w:rsidDel="00000000" w:rsidR="00000000" w:rsidRPr="00000000">
        <w:rPr>
          <w:rtl w:val="0"/>
        </w:rPr>
      </w:r>
    </w:p>
    <w:p w:rsidR="00000000" w:rsidDel="00000000" w:rsidP="00000000" w:rsidRDefault="00000000" w:rsidRPr="00000000" w14:paraId="00000489">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Foxglove is used as an engineering monitoring and validation interface rather than as the flight-control authority. Recommended live topics include drone pose, arena boundary, planned coverage path, active segment, current target, obstacle distances, mission state, battery, sensor health and safety events. The base-station dashboard displays post-flight originals, annotated detections, stitched map, coordinates, transfer state and charging state.</w:t>
      </w:r>
      <w:r w:rsidDel="00000000" w:rsidR="00000000" w:rsidRPr="00000000">
        <w:rPr>
          <w:rtl w:val="0"/>
        </w:rPr>
      </w:r>
    </w:p>
    <w:tbl>
      <w:tblPr>
        <w:tblStyle w:val="Table42"/>
        <w:tblW w:w="9144.0" w:type="dxa"/>
        <w:jc w:val="center"/>
        <w:tblLayout w:type="fixed"/>
        <w:tblLook w:val="0400"/>
      </w:tblPr>
      <w:tblGrid>
        <w:gridCol w:w="9144"/>
        <w:tblGridChange w:id="0">
          <w:tblGrid>
            <w:gridCol w:w="9144"/>
          </w:tblGrid>
        </w:tblGridChange>
      </w:tblGrid>
      <w:tr>
        <w:trPr>
          <w:cantSplit w:val="0"/>
          <w:trHeight w:val="2736" w:hRule="atLeast"/>
          <w:tblHeader w:val="0"/>
        </w:trPr>
        <w:tc>
          <w:tcPr>
            <w:tcBorders>
              <w:top w:color="8c8c8c" w:space="0" w:sz="14" w:val="dashed"/>
              <w:left w:color="8c8c8c" w:space="0" w:sz="14" w:val="dashed"/>
              <w:bottom w:color="8c8c8c" w:space="0" w:sz="14" w:val="dashed"/>
              <w:right w:color="8c8c8c" w:space="0" w:sz="14" w:val="dashed"/>
            </w:tcBorders>
            <w:shd w:fill="fafafa" w:val="clear"/>
            <w:vAlign w:val="center"/>
          </w:tcPr>
          <w:p w:rsidR="00000000" w:rsidDel="00000000" w:rsidP="00000000" w:rsidRDefault="00000000" w:rsidRPr="00000000" w14:paraId="0000048A">
            <w:pPr>
              <w:spacing w:after="0" w:line="276" w:lineRule="auto"/>
              <w:jc w:val="center"/>
              <w:rPr/>
            </w:pPr>
            <w:r w:rsidDel="00000000" w:rsidR="00000000" w:rsidRPr="00000000">
              <w:rPr>
                <w:rFonts w:ascii="Times New Roman" w:cs="Times New Roman" w:eastAsia="Times New Roman" w:hAnsi="Times New Roman"/>
                <w:sz w:val="22"/>
                <w:szCs w:val="22"/>
              </w:rPr>
              <w:drawing>
                <wp:inline distB="114300" distT="114300" distL="114300" distR="114300">
                  <wp:extent cx="3073400" cy="1739900"/>
                  <wp:effectExtent b="0" l="0" r="0" t="0"/>
                  <wp:docPr id="17"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3073400" cy="173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8B">
      <w:pPr>
        <w:spacing w:after="160" w:before="80" w:lineRule="auto"/>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16. </w:t>
      </w:r>
      <w:r w:rsidDel="00000000" w:rsidR="00000000" w:rsidRPr="00000000">
        <w:rPr>
          <w:rFonts w:ascii="Liberation Sans" w:cs="Liberation Sans" w:eastAsia="Liberation Sans" w:hAnsi="Liberation Sans"/>
          <w:i w:val="1"/>
          <w:iCs w:val="1"/>
          <w:color w:val="404040"/>
          <w:sz w:val="18"/>
          <w:szCs w:val="18"/>
          <w:rtl w:val="0"/>
        </w:rPr>
        <w:t xml:space="preserve">Foxglove live mission-monitoring screenshot</w:t>
      </w:r>
      <w:r w:rsidDel="00000000" w:rsidR="00000000" w:rsidRPr="00000000">
        <w:rPr>
          <w:rtl w:val="0"/>
        </w:rPr>
      </w:r>
    </w:p>
    <w:p w:rsidR="00000000" w:rsidDel="00000000" w:rsidP="00000000" w:rsidRDefault="00000000" w:rsidRPr="00000000" w14:paraId="0000048C">
      <w:pPr>
        <w:rPr/>
      </w:pPr>
      <w:r w:rsidDel="00000000" w:rsidR="00000000" w:rsidRPr="00000000">
        <w:rPr>
          <w:rFonts w:ascii="Liberation Sans" w:cs="Liberation Sans" w:eastAsia="Liberation Sans" w:hAnsi="Liberation Sans"/>
          <w:b w:val="1"/>
          <w:bCs w:val="1"/>
          <w:color w:val="17365d"/>
          <w:sz w:val="32"/>
          <w:szCs w:val="32"/>
          <w:rtl w:val="0"/>
        </w:rPr>
        <w:t xml:space="preserve">15. Safety, Reliability and Failsafe Design</w:t>
      </w:r>
      <w:r w:rsidDel="00000000" w:rsidR="00000000" w:rsidRPr="00000000">
        <w:rPr>
          <w:rtl w:val="0"/>
        </w:rPr>
      </w:r>
    </w:p>
    <w:p w:rsidR="00000000" w:rsidDel="00000000" w:rsidP="00000000" w:rsidRDefault="00000000" w:rsidRPr="00000000" w14:paraId="0000048D">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15.1 Layered Safety Architecture</w:t>
      </w:r>
      <w:r w:rsidDel="00000000" w:rsidR="00000000" w:rsidRPr="00000000">
        <w:rPr>
          <w:rtl w:val="0"/>
        </w:rPr>
      </w:r>
    </w:p>
    <w:tbl>
      <w:tblPr>
        <w:tblStyle w:val="Table4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48E">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Safety layer</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48F">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Implementation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490">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Failure contained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9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Mechanical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Rigid frame, locked fasteners, propeller clearance, soft centering contacts and hard stops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Structural looseness, contact damage and mechanism over-travel</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9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Flight controller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9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PX4 attitude/rate control, estimator monitoring, arming checks and offboard/battery failsafes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9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Immediate loss of stable control or command stream</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9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Mission software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State-transition guards, bounded speeds, settle windows and timeout handling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Unsafe sequence progression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9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Perception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9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RPLidar sectors, H-Flow validity, IMX500 capture health and PX4 local-state checks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9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Boundary/obstacle approach and stale sensor use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9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Planning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Safe polygon, lane clipping, transition validation and skip logic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Commands outside the flyable region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A0">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Electrical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A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Regulation, fuse/current limits, BMS, polarity/contact verification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A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Overcurrent, reverse polarity and unsafe charging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A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Operational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Pre-flight checklist, controlled test envelope, emergency stop and trained operator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Residual integration risk</w:t>
            </w:r>
            <w:r w:rsidDel="00000000" w:rsidR="00000000" w:rsidRPr="00000000">
              <w:rPr>
                <w:rtl w:val="0"/>
              </w:rPr>
            </w:r>
          </w:p>
        </w:tc>
      </w:tr>
    </w:tbl>
    <w:p w:rsidR="00000000" w:rsidDel="00000000" w:rsidP="00000000" w:rsidRDefault="00000000" w:rsidRPr="00000000" w14:paraId="000004A6">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15.2 Flight Failsafe Matrix</w:t>
      </w:r>
      <w:r w:rsidDel="00000000" w:rsidR="00000000" w:rsidRPr="00000000">
        <w:rPr>
          <w:rtl w:val="0"/>
        </w:rPr>
      </w:r>
    </w:p>
    <w:p w:rsidR="00000000" w:rsidDel="00000000" w:rsidP="00000000" w:rsidRDefault="00000000" w:rsidRPr="00000000" w14:paraId="000004A7">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17. </w:t>
      </w:r>
      <w:r w:rsidDel="00000000" w:rsidR="00000000" w:rsidRPr="00000000">
        <w:rPr>
          <w:rFonts w:ascii="Liberation Sans" w:cs="Liberation Sans" w:eastAsia="Liberation Sans" w:hAnsi="Liberation Sans"/>
          <w:i w:val="1"/>
          <w:iCs w:val="1"/>
          <w:color w:val="404040"/>
          <w:sz w:val="18"/>
          <w:szCs w:val="18"/>
          <w:rtl w:val="0"/>
        </w:rPr>
        <w:t xml:space="preserve">Fault detection and autonomous response</w:t>
      </w:r>
      <w:r w:rsidDel="00000000" w:rsidR="00000000" w:rsidRPr="00000000">
        <w:rPr>
          <w:rtl w:val="0"/>
        </w:rPr>
      </w:r>
    </w:p>
    <w:tbl>
      <w:tblPr>
        <w:tblStyle w:val="Table4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4A8">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Fault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4A9">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Detection condition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4AA">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Immediate response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4AB">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Final response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A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Low battery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Remaining capacity or voltage below configured threshold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Stop new coverage segments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Return and land / controlled land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B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MAVLink heartbeat loss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B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No heartbeat within timeout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B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PX4 offboard failsafe / hold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B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Land according to PX4 configuration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B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Setpoint-loop overrun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Command stream age exceeds limit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Stop mission progression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Recover stream or land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B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Invalid local position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B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PX4 estimator flag invalid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B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Hold / reject horizontal command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B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Controlled land if persistent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B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RPLidar failure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Scan/sector timeout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Hold and stop new horizontal movement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Return/land using H-Flow/PX4 safe mode if validated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C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H-Flow invalid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C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Quality/range below threshold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C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Reduce speed / hold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C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Land if stable local control is unavailable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C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RPLidar obstacle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Required sectors below stop distance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Stop and hold/back off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Skip segment or return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C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Landing target lost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C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No valid target beyond timeout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C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Stop descent and hold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C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Reacquire, climb slightly or controlled land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C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Excessive tilt/velocity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PX4 telemetry exceeds limit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Reject new motion command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Hold/land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D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Software exception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D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Supervisor catches fatal error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D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Send safe hold/land request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D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Persist logs and terminate safely</w:t>
            </w:r>
            <w:r w:rsidDel="00000000" w:rsidR="00000000" w:rsidRPr="00000000">
              <w:rPr>
                <w:rtl w:val="0"/>
              </w:rPr>
            </w:r>
          </w:p>
        </w:tc>
      </w:tr>
    </w:tbl>
    <w:p w:rsidR="00000000" w:rsidDel="00000000" w:rsidP="00000000" w:rsidRDefault="00000000" w:rsidRPr="00000000" w14:paraId="000004D4">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15.3 Base-Station Safety Matrix</w:t>
      </w:r>
      <w:r w:rsidDel="00000000" w:rsidR="00000000" w:rsidRPr="00000000">
        <w:rPr>
          <w:rtl w:val="0"/>
        </w:rPr>
      </w:r>
    </w:p>
    <w:tbl>
      <w:tblPr>
        <w:tblStyle w:val="Table4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4D5">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Hazard</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4D6">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Prevention / detection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4D7">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Safe response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D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Centering while motors active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Require landed and disarmed confirmation plus delay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Do not move rods; display fault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D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Rod over-travel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D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Limit switches, step count and timeout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D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Stop motor and release if safe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D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Iris obstruction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Servo current/time monitoring and position check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0">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Stop and reverse / flag fault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E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Pogo-pin misalignment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E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Centering confirmation and contact-state validation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E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Retract actuator; retry or require operator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E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Reverse polarity / short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Polarity, continuity and current checks before enable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Keep charger isolated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E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Over-temperature / over-current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E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BMS and charger protection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E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Disable charging and log fault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E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Incomplete data transfer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Checksum and file-manifest verification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Retry; preserve onboard data</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4E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Unexpected drone movement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E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Interlock on landed state and emergency stop</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4E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Retract/stop all mechanisms</w:t>
            </w:r>
            <w:r w:rsidDel="00000000" w:rsidR="00000000" w:rsidRPr="00000000">
              <w:rPr>
                <w:rtl w:val="0"/>
              </w:rPr>
            </w:r>
          </w:p>
        </w:tc>
      </w:tr>
    </w:tbl>
    <w:p w:rsidR="00000000" w:rsidDel="00000000" w:rsidP="00000000" w:rsidRDefault="00000000" w:rsidRPr="00000000" w14:paraId="000004F0">
      <w:pPr>
        <w:rPr/>
      </w:pPr>
      <w:r w:rsidDel="00000000" w:rsidR="00000000" w:rsidRPr="00000000">
        <w:br w:type="page"/>
      </w:r>
      <w:r w:rsidDel="00000000" w:rsidR="00000000" w:rsidRPr="00000000">
        <w:rPr>
          <w:rFonts w:ascii="Liberation Sans" w:cs="Liberation Sans" w:eastAsia="Liberation Sans" w:hAnsi="Liberation Sans"/>
          <w:b w:val="1"/>
          <w:bCs w:val="1"/>
          <w:color w:val="17365d"/>
          <w:sz w:val="32"/>
          <w:szCs w:val="32"/>
          <w:rtl w:val="0"/>
        </w:rPr>
        <w:t xml:space="preserve">16. System Integration and Build Process</w:t>
      </w:r>
      <w:r w:rsidDel="00000000" w:rsidR="00000000" w:rsidRPr="00000000">
        <w:rPr>
          <w:rtl w:val="0"/>
        </w:rPr>
      </w:r>
    </w:p>
    <w:p w:rsidR="00000000" w:rsidDel="00000000" w:rsidP="00000000" w:rsidRDefault="00000000" w:rsidRPr="00000000" w14:paraId="000004F1">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16.1 Mechanical Integration</w:t>
      </w:r>
      <w:r w:rsidDel="00000000" w:rsidR="00000000" w:rsidRPr="00000000">
        <w:rPr>
          <w:rtl w:val="0"/>
        </w:rPr>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Confirm frame symmetry and motor alignment before sensor calibration.</w:t>
      </w: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Mount the flight controller near the CG with the configured PX4 orientation.</w:t>
      </w: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Rigidly mount the RPLidar and record its angular zero and scan-plane occlusions.</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Keep H-Flow and downward camera fields of view free from landing gear and wiring.</w:t>
      </w:r>
      <w:r w:rsidDel="00000000" w:rsidR="00000000" w:rsidRPr="00000000">
        <w:rPr>
          <w:rtl w:val="0"/>
        </w:rPr>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Check the RPLidar scan plane for arm, propeller and cable occlusions.</w:t>
      </w: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Secure connectors with strain relief while allowing service access.</w:t>
      </w:r>
      <w:r w:rsidDel="00000000" w:rsidR="00000000" w:rsidRPr="00000000">
        <w:rPr>
          <w:rtl w:val="0"/>
        </w:rPr>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Balance battery and payload placement to minimize CG offset.</w:t>
      </w: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Check landing-gear compatibility with centering rods and pogo-pin position.</w:t>
      </w:r>
      <w:r w:rsidDel="00000000" w:rsidR="00000000" w:rsidRPr="00000000">
        <w:rPr>
          <w:rtl w:val="0"/>
        </w:rPr>
      </w:r>
    </w:p>
    <w:p w:rsidR="00000000" w:rsidDel="00000000" w:rsidP="00000000" w:rsidRDefault="00000000" w:rsidRPr="00000000" w14:paraId="000004FA">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16.2 Electrical Integration</w:t>
      </w:r>
      <w:r w:rsidDel="00000000" w:rsidR="00000000" w:rsidRPr="00000000">
        <w:rPr>
          <w:rtl w:val="0"/>
        </w:rPr>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Use appropriately rated conductors and connectors for propulsion and charging currents.</w:t>
      </w:r>
      <w:r w:rsidDel="00000000" w:rsidR="00000000" w:rsidRPr="00000000">
        <w:rPr>
          <w:rtl w:val="0"/>
        </w:rPr>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Separate high-current motor wiring from camera and communication paths where possible.</w:t>
      </w:r>
      <w:r w:rsidDel="00000000" w:rsidR="00000000" w:rsidRPr="00000000">
        <w:rPr>
          <w:rtl w:val="0"/>
        </w:rPr>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Use a regulated supply sized for Raspberry Pi 5 peak current and connected peripherals.</w:t>
      </w: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Provide a common and controlled grounding strategy.</w:t>
      </w:r>
      <w:r w:rsidDel="00000000" w:rsidR="00000000" w:rsidRPr="00000000">
        <w:rPr>
          <w:rtl w:val="0"/>
        </w:rPr>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Add fusing/current limiting and verify no supply exceeds sensor or flight-controller ratings.</w:t>
      </w:r>
      <w:r w:rsidDel="00000000" w:rsidR="00000000" w:rsidRPr="00000000">
        <w:rPr>
          <w:rtl w:val="0"/>
        </w:rPr>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Perform continuity and polarity tests before connecting the battery.</w:t>
      </w: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Log the final connector pinout and cable labels in Appendix C.</w:t>
      </w:r>
      <w:r w:rsidDel="00000000" w:rsidR="00000000" w:rsidRPr="00000000">
        <w:rPr>
          <w:rtl w:val="0"/>
        </w:rPr>
      </w:r>
    </w:p>
    <w:p w:rsidR="00000000" w:rsidDel="00000000" w:rsidP="00000000" w:rsidRDefault="00000000" w:rsidRPr="00000000" w14:paraId="00000502">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16.3 Software Startup Sequence</w:t>
      </w:r>
      <w:r w:rsidDel="00000000" w:rsidR="00000000" w:rsidRPr="00000000">
        <w:rPr>
          <w:rtl w:val="0"/>
        </w:rPr>
      </w:r>
    </w:p>
    <w:p w:rsidR="00000000" w:rsidDel="00000000" w:rsidP="00000000" w:rsidRDefault="00000000" w:rsidRPr="00000000" w14:paraId="00000503">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1. </w:t>
      </w:r>
      <w:r w:rsidDel="00000000" w:rsidR="00000000" w:rsidRPr="00000000">
        <w:rPr>
          <w:rFonts w:ascii="Liberation Sans" w:cs="Liberation Sans" w:eastAsia="Liberation Sans" w:hAnsi="Liberation Sans"/>
          <w:color w:val="404040"/>
          <w:sz w:val="20"/>
          <w:szCs w:val="20"/>
          <w:rtl w:val="0"/>
        </w:rPr>
        <w:t xml:space="preserve">Boot the Raspberry Pi 5 and mount the mission storage.</w:t>
      </w:r>
      <w:r w:rsidDel="00000000" w:rsidR="00000000" w:rsidRPr="00000000">
        <w:rPr>
          <w:rtl w:val="0"/>
        </w:rPr>
      </w:r>
    </w:p>
    <w:p w:rsidR="00000000" w:rsidDel="00000000" w:rsidP="00000000" w:rsidRDefault="00000000" w:rsidRPr="00000000" w14:paraId="00000504">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2. </w:t>
      </w:r>
      <w:r w:rsidDel="00000000" w:rsidR="00000000" w:rsidRPr="00000000">
        <w:rPr>
          <w:rFonts w:ascii="Liberation Sans" w:cs="Liberation Sans" w:eastAsia="Liberation Sans" w:hAnsi="Liberation Sans"/>
          <w:color w:val="404040"/>
          <w:sz w:val="20"/>
          <w:szCs w:val="20"/>
          <w:rtl w:val="0"/>
        </w:rPr>
        <w:t xml:space="preserve">Start the process supervisor and create the mission log directory.</w:t>
      </w:r>
      <w:r w:rsidDel="00000000" w:rsidR="00000000" w:rsidRPr="00000000">
        <w:rPr>
          <w:rtl w:val="0"/>
        </w:rPr>
      </w:r>
    </w:p>
    <w:p w:rsidR="00000000" w:rsidDel="00000000" w:rsidP="00000000" w:rsidRDefault="00000000" w:rsidRPr="00000000" w14:paraId="00000505">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3. </w:t>
      </w:r>
      <w:r w:rsidDel="00000000" w:rsidR="00000000" w:rsidRPr="00000000">
        <w:rPr>
          <w:rFonts w:ascii="Liberation Sans" w:cs="Liberation Sans" w:eastAsia="Liberation Sans" w:hAnsi="Liberation Sans"/>
          <w:color w:val="404040"/>
          <w:sz w:val="20"/>
          <w:szCs w:val="20"/>
          <w:rtl w:val="0"/>
        </w:rPr>
        <w:t xml:space="preserve">Initialize the Pixhawk link and verify heartbeat.</w:t>
      </w:r>
      <w:r w:rsidDel="00000000" w:rsidR="00000000" w:rsidRPr="00000000">
        <w:rPr>
          <w:rtl w:val="0"/>
        </w:rPr>
      </w:r>
    </w:p>
    <w:p w:rsidR="00000000" w:rsidDel="00000000" w:rsidP="00000000" w:rsidRDefault="00000000" w:rsidRPr="00000000" w14:paraId="00000506">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4. </w:t>
      </w:r>
      <w:r w:rsidDel="00000000" w:rsidR="00000000" w:rsidRPr="00000000">
        <w:rPr>
          <w:rFonts w:ascii="Liberation Sans" w:cs="Liberation Sans" w:eastAsia="Liberation Sans" w:hAnsi="Liberation Sans"/>
          <w:color w:val="404040"/>
          <w:sz w:val="20"/>
          <w:szCs w:val="20"/>
          <w:rtl w:val="0"/>
        </w:rPr>
        <w:t xml:space="preserve">Initialize RPLidar scan, H-Flow status, Sony IMX500 capture, Hailo runtime and optional thermal stream.</w:t>
      </w:r>
      <w:r w:rsidDel="00000000" w:rsidR="00000000" w:rsidRPr="00000000">
        <w:rPr>
          <w:rtl w:val="0"/>
        </w:rPr>
      </w:r>
    </w:p>
    <w:p w:rsidR="00000000" w:rsidDel="00000000" w:rsidP="00000000" w:rsidRDefault="00000000" w:rsidRPr="00000000" w14:paraId="00000507">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5. </w:t>
      </w:r>
      <w:r w:rsidDel="00000000" w:rsidR="00000000" w:rsidRPr="00000000">
        <w:rPr>
          <w:rFonts w:ascii="Liberation Sans" w:cs="Liberation Sans" w:eastAsia="Liberation Sans" w:hAnsi="Liberation Sans"/>
          <w:color w:val="404040"/>
          <w:sz w:val="20"/>
          <w:szCs w:val="20"/>
          <w:rtl w:val="0"/>
        </w:rPr>
        <w:t xml:space="preserve">Start Foxglove/telemetry publication.</w:t>
      </w:r>
      <w:r w:rsidDel="00000000" w:rsidR="00000000" w:rsidRPr="00000000">
        <w:rPr>
          <w:rtl w:val="0"/>
        </w:rPr>
      </w:r>
    </w:p>
    <w:p w:rsidR="00000000" w:rsidDel="00000000" w:rsidP="00000000" w:rsidRDefault="00000000" w:rsidRPr="00000000" w14:paraId="00000508">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6. </w:t>
      </w:r>
      <w:r w:rsidDel="00000000" w:rsidR="00000000" w:rsidRPr="00000000">
        <w:rPr>
          <w:rFonts w:ascii="Liberation Sans" w:cs="Liberation Sans" w:eastAsia="Liberation Sans" w:hAnsi="Liberation Sans"/>
          <w:color w:val="404040"/>
          <w:sz w:val="20"/>
          <w:szCs w:val="20"/>
          <w:rtl w:val="0"/>
        </w:rPr>
        <w:t xml:space="preserve">Run pre-flight health and configuration checks.</w:t>
      </w:r>
      <w:r w:rsidDel="00000000" w:rsidR="00000000" w:rsidRPr="00000000">
        <w:rPr>
          <w:rtl w:val="0"/>
        </w:rPr>
      </w:r>
    </w:p>
    <w:p w:rsidR="00000000" w:rsidDel="00000000" w:rsidP="00000000" w:rsidRDefault="00000000" w:rsidRPr="00000000" w14:paraId="00000509">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7. </w:t>
      </w:r>
      <w:r w:rsidDel="00000000" w:rsidR="00000000" w:rsidRPr="00000000">
        <w:rPr>
          <w:rFonts w:ascii="Liberation Sans" w:cs="Liberation Sans" w:eastAsia="Liberation Sans" w:hAnsi="Liberation Sans"/>
          <w:color w:val="404040"/>
          <w:sz w:val="20"/>
          <w:szCs w:val="20"/>
          <w:rtl w:val="0"/>
        </w:rPr>
        <w:t xml:space="preserve">Wait for the authorized mission-start command.</w:t>
      </w:r>
      <w:r w:rsidDel="00000000" w:rsidR="00000000" w:rsidRPr="00000000">
        <w:rPr>
          <w:rtl w:val="0"/>
        </w:rPr>
      </w:r>
    </w:p>
    <w:p w:rsidR="00000000" w:rsidDel="00000000" w:rsidP="00000000" w:rsidRDefault="00000000" w:rsidRPr="00000000" w14:paraId="0000050A">
      <w:pPr>
        <w:spacing w:after="60" w:lineRule="auto"/>
        <w:ind w:left="403" w:hanging="317"/>
        <w:rPr/>
      </w:pPr>
      <w:r w:rsidDel="00000000" w:rsidR="00000000" w:rsidRPr="00000000">
        <w:rPr>
          <w:rFonts w:ascii="Liberation Sans" w:cs="Liberation Sans" w:eastAsia="Liberation Sans" w:hAnsi="Liberation Sans"/>
          <w:b w:val="1"/>
          <w:bCs w:val="1"/>
          <w:color w:val="1f4e78"/>
          <w:sz w:val="20"/>
          <w:szCs w:val="20"/>
          <w:rtl w:val="0"/>
        </w:rPr>
        <w:t xml:space="preserve">8. </w:t>
      </w:r>
      <w:r w:rsidDel="00000000" w:rsidR="00000000" w:rsidRPr="00000000">
        <w:rPr>
          <w:rFonts w:ascii="Liberation Sans" w:cs="Liberation Sans" w:eastAsia="Liberation Sans" w:hAnsi="Liberation Sans"/>
          <w:color w:val="404040"/>
          <w:sz w:val="20"/>
          <w:szCs w:val="20"/>
          <w:rtl w:val="0"/>
        </w:rPr>
        <w:t xml:space="preserve">Stream safe initial setpoints and proceed through the mission state machine.</w:t>
      </w:r>
      <w:r w:rsidDel="00000000" w:rsidR="00000000" w:rsidRPr="00000000">
        <w:br w:type="page"/>
      </w:r>
      <w:r w:rsidDel="00000000" w:rsidR="00000000" w:rsidRPr="00000000">
        <w:rPr>
          <w:rtl w:val="0"/>
        </w:rPr>
      </w:r>
    </w:p>
    <w:p w:rsidR="00000000" w:rsidDel="00000000" w:rsidP="00000000" w:rsidRDefault="00000000" w:rsidRPr="00000000" w14:paraId="0000050B">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17. Testing and Validation</w:t>
      </w:r>
      <w:r w:rsidDel="00000000" w:rsidR="00000000" w:rsidRPr="00000000">
        <w:rPr>
          <w:rtl w:val="0"/>
        </w:rPr>
      </w:r>
    </w:p>
    <w:p w:rsidR="00000000" w:rsidDel="00000000" w:rsidP="00000000" w:rsidRDefault="00000000" w:rsidRPr="00000000" w14:paraId="0000050C">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17.1 Verification Philosophy</w:t>
      </w:r>
      <w:r w:rsidDel="00000000" w:rsidR="00000000" w:rsidRPr="00000000">
        <w:rPr>
          <w:rtl w:val="0"/>
        </w:rPr>
      </w:r>
    </w:p>
    <w:p w:rsidR="00000000" w:rsidDel="00000000" w:rsidP="00000000" w:rsidRDefault="00000000" w:rsidRPr="00000000" w14:paraId="0000050D">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Validation is performed progressively from component checks to subsystem tests and finally full mission runs. A full mission is attempted only after the required lower-level tests pass on the same hardware and software configuration. Every test record should include date, build version, battery, environment, operator, expected result, measured result, log location and pass/fail decision.</w:t>
      </w:r>
      <w:r w:rsidDel="00000000" w:rsidR="00000000" w:rsidRPr="00000000">
        <w:rPr>
          <w:rtl w:val="0"/>
        </w:rPr>
      </w:r>
    </w:p>
    <w:p w:rsidR="00000000" w:rsidDel="00000000" w:rsidP="00000000" w:rsidRDefault="00000000" w:rsidRPr="00000000" w14:paraId="0000050E">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17.3 Flight-Test Conditions</w:t>
      </w:r>
      <w:r w:rsidDel="00000000" w:rsidR="00000000" w:rsidRPr="00000000">
        <w:rPr>
          <w:rtl w:val="0"/>
        </w:rPr>
      </w:r>
    </w:p>
    <w:tbl>
      <w:tblPr>
        <w:tblStyle w:val="Table4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10"/>
        <w:gridCol w:w="5070"/>
        <w:tblGridChange w:id="0">
          <w:tblGrid>
            <w:gridCol w:w="5010"/>
            <w:gridCol w:w="507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50F">
            <w:pPr>
              <w:spacing w:after="0" w:lineRule="auto"/>
              <w:jc w:val="center"/>
              <w:rPr/>
            </w:pPr>
            <w:r w:rsidDel="00000000" w:rsidR="00000000" w:rsidRPr="00000000">
              <w:rPr>
                <w:rFonts w:ascii="Liberation Sans" w:cs="Liberation Sans" w:eastAsia="Liberation Sans" w:hAnsi="Liberation Sans"/>
                <w:b w:val="1"/>
                <w:bCs w:val="1"/>
                <w:color w:val="ffffff"/>
                <w:sz w:val="17"/>
                <w:szCs w:val="17"/>
                <w:rtl w:val="0"/>
              </w:rPr>
              <w:t xml:space="preserve">Variable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510">
            <w:pPr>
              <w:spacing w:after="0" w:lineRule="auto"/>
              <w:jc w:val="center"/>
              <w:rPr/>
            </w:pPr>
            <w:r w:rsidDel="00000000" w:rsidR="00000000" w:rsidRPr="00000000">
              <w:rPr>
                <w:rFonts w:ascii="Liberation Sans" w:cs="Liberation Sans" w:eastAsia="Liberation Sans" w:hAnsi="Liberation Sans"/>
                <w:b w:val="1"/>
                <w:bCs w:val="1"/>
                <w:color w:val="ffffff"/>
                <w:sz w:val="17"/>
                <w:szCs w:val="17"/>
                <w:rtl w:val="0"/>
              </w:rPr>
              <w:t xml:space="preserve">Test condition / value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11">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Arena size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2">
            <w:pPr>
              <w:spacing w:after="0" w:lineRule="auto"/>
              <w:jc w:val="left"/>
              <w:rPr/>
            </w:pPr>
            <w:r w:rsidDel="00000000" w:rsidR="00000000" w:rsidRPr="00000000">
              <w:rPr>
                <w:color w:val="404040"/>
                <w:sz w:val="17"/>
                <w:szCs w:val="17"/>
                <w:rtl w:val="0"/>
              </w:rPr>
              <w:t xml:space="preserve">30</w:t>
            </w:r>
            <w:r w:rsidDel="00000000" w:rsidR="00000000" w:rsidRPr="00000000">
              <w:rPr>
                <w:rFonts w:ascii="Liberation Sans" w:cs="Liberation Sans" w:eastAsia="Liberation Sans" w:hAnsi="Liberation Sans"/>
                <w:b w:val="0"/>
                <w:bCs w:val="0"/>
                <w:color w:val="404040"/>
                <w:sz w:val="17"/>
                <w:szCs w:val="17"/>
                <w:rtl w:val="0"/>
              </w:rPr>
              <w:t xml:space="preserve"> length x 25 width x 15 height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13">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Boundary material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14">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Net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15">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Floor surface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6">
            <w:pPr>
              <w:spacing w:after="0" w:lineRule="auto"/>
              <w:jc w:val="left"/>
              <w:rPr/>
            </w:pPr>
            <w:r w:rsidDel="00000000" w:rsidR="00000000" w:rsidRPr="00000000">
              <w:rPr>
                <w:color w:val="404040"/>
                <w:sz w:val="17"/>
                <w:szCs w:val="17"/>
                <w:rtl w:val="0"/>
              </w:rPr>
              <w:t xml:space="preserve">Red soil</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17">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Lighting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18">
            <w:pPr>
              <w:spacing w:after="0" w:lineRule="auto"/>
              <w:jc w:val="left"/>
              <w:rPr/>
            </w:pPr>
            <w:r w:rsidDel="00000000" w:rsidR="00000000" w:rsidRPr="00000000">
              <w:rPr>
                <w:color w:val="404040"/>
                <w:sz w:val="17"/>
                <w:szCs w:val="17"/>
                <w:rtl w:val="0"/>
              </w:rPr>
              <w:t xml:space="preserve">400W  Flood lights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19">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Mission altitude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A">
            <w:pPr>
              <w:spacing w:after="0" w:lineRule="auto"/>
              <w:jc w:val="left"/>
              <w:rPr/>
            </w:pPr>
            <w:r w:rsidDel="00000000" w:rsidR="00000000" w:rsidRPr="00000000">
              <w:rPr>
                <w:color w:val="404040"/>
                <w:sz w:val="17"/>
                <w:szCs w:val="17"/>
                <w:rtl w:val="0"/>
              </w:rPr>
              <w:t xml:space="preserve">2m</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1B">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Base-station location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1C">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centre </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1D">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Vehicle mass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E">
            <w:pPr>
              <w:spacing w:after="0" w:lineRule="auto"/>
              <w:jc w:val="left"/>
              <w:rPr/>
            </w:pPr>
            <w:r w:rsidDel="00000000" w:rsidR="00000000" w:rsidRPr="00000000">
              <w:rPr>
                <w:color w:val="404040"/>
                <w:sz w:val="17"/>
                <w:szCs w:val="17"/>
                <w:rtl w:val="0"/>
              </w:rPr>
              <w:t xml:space="preserve">1960g</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1F">
            <w:pPr>
              <w:spacing w:after="0" w:lineRule="auto"/>
              <w:jc w:val="left"/>
              <w:rPr/>
            </w:pPr>
            <w:r w:rsidDel="00000000" w:rsidR="00000000" w:rsidRPr="00000000">
              <w:rPr>
                <w:rFonts w:ascii="Liberation Sans" w:cs="Liberation Sans" w:eastAsia="Liberation Sans" w:hAnsi="Liberation Sans"/>
                <w:b w:val="0"/>
                <w:bCs w:val="0"/>
                <w:color w:val="404040"/>
                <w:sz w:val="17"/>
                <w:szCs w:val="17"/>
                <w:rtl w:val="0"/>
              </w:rPr>
              <w:t xml:space="preserve">Battery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20">
            <w:pPr>
              <w:spacing w:after="0" w:lineRule="auto"/>
              <w:jc w:val="left"/>
              <w:rPr/>
            </w:pPr>
            <w:r w:rsidDel="00000000" w:rsidR="00000000" w:rsidRPr="00000000">
              <w:rPr>
                <w:color w:val="404040"/>
                <w:sz w:val="17"/>
                <w:szCs w:val="17"/>
                <w:rtl w:val="0"/>
              </w:rPr>
              <w:t xml:space="preserve">4s 2800mah 13c lithium ion </w:t>
            </w:r>
            <w:r w:rsidDel="00000000" w:rsidR="00000000" w:rsidRPr="00000000">
              <w:rPr>
                <w:rtl w:val="0"/>
              </w:rPr>
            </w:r>
          </w:p>
        </w:tc>
      </w:tr>
    </w:tbl>
    <w:p w:rsidR="00000000" w:rsidDel="00000000" w:rsidP="00000000" w:rsidRDefault="00000000" w:rsidRPr="00000000" w14:paraId="00000521">
      <w:pPr>
        <w:spacing w:after="160" w:before="80" w:lineRule="auto"/>
        <w:jc w:val="center"/>
        <w:rPr/>
      </w:pPr>
      <w:r w:rsidDel="00000000" w:rsidR="00000000" w:rsidRPr="00000000">
        <w:rPr>
          <w:rtl w:val="0"/>
        </w:rPr>
      </w:r>
    </w:p>
    <w:p w:rsidR="00000000" w:rsidDel="00000000" w:rsidP="00000000" w:rsidRDefault="00000000" w:rsidRPr="00000000" w14:paraId="00000522">
      <w:pPr>
        <w:rPr/>
      </w:pPr>
      <w:r w:rsidDel="00000000" w:rsidR="00000000" w:rsidRPr="00000000">
        <w:br w:type="page"/>
      </w:r>
      <w:r w:rsidDel="00000000" w:rsidR="00000000" w:rsidRPr="00000000">
        <w:rPr>
          <w:rtl w:val="0"/>
        </w:rPr>
      </w:r>
    </w:p>
    <w:p w:rsidR="00000000" w:rsidDel="00000000" w:rsidP="00000000" w:rsidRDefault="00000000" w:rsidRPr="00000000" w14:paraId="00000523">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18. Results and Discussion</w:t>
      </w:r>
      <w:r w:rsidDel="00000000" w:rsidR="00000000" w:rsidRPr="00000000">
        <w:rPr>
          <w:rtl w:val="0"/>
        </w:rPr>
      </w:r>
    </w:p>
    <w:p w:rsidR="00000000" w:rsidDel="00000000" w:rsidP="00000000" w:rsidRDefault="00000000" w:rsidRPr="00000000" w14:paraId="00000524">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18.1 Demonstrated Mission Outcome</w:t>
      </w:r>
      <w:r w:rsidDel="00000000" w:rsidR="00000000" w:rsidRPr="00000000">
        <w:rPr>
          <w:rtl w:val="0"/>
        </w:rPr>
      </w:r>
    </w:p>
    <w:tbl>
      <w:tblPr>
        <w:tblStyle w:val="Table4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525">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Task reference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526">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Recorded status</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527">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Documented outcome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2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10.5.1 Autonomous Take-Off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Successful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Stable autonomous lift-off demonstrated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2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10.5.2 Autonomous Survey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2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Successful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2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Survey coverage completed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2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10.5.3 Coordinate Determination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Successful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0">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Target coordinates recorded during mission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3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10.5.4 Autonomous Landing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3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Successful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3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Controlled autonomous landing demonstrated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3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10.5.5 Autonomous Charging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Successful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Docking and charging performed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3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10.5.6 Autonomous Data Validation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3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Successful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3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Data validation completed after mission</w:t>
            </w:r>
            <w:r w:rsidDel="00000000" w:rsidR="00000000" w:rsidRPr="00000000">
              <w:rPr>
                <w:rtl w:val="0"/>
              </w:rPr>
            </w:r>
          </w:p>
        </w:tc>
      </w:tr>
    </w:tbl>
    <w:p w:rsidR="00000000" w:rsidDel="00000000" w:rsidP="00000000" w:rsidRDefault="00000000" w:rsidRPr="00000000" w14:paraId="0000053A">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Mission Outcome Report separately records HD image collection, LR image generation, target identification, and transfer of captured images and mission data to the base station. Insert the corresponding links, screenshots and logs into the image boxes and evidence appendix of the final submitted copy.</w:t>
      </w:r>
      <w:r w:rsidDel="00000000" w:rsidR="00000000" w:rsidRPr="00000000">
        <w:rPr>
          <w:rtl w:val="0"/>
        </w:rPr>
      </w:r>
    </w:p>
    <w:p w:rsidR="00000000" w:rsidDel="00000000" w:rsidP="00000000" w:rsidRDefault="00000000" w:rsidRPr="00000000" w14:paraId="0000053B">
      <w:pPr>
        <w:pStyle w:val="Heading2"/>
        <w:keepNext w:val="1"/>
        <w:spacing w:after="80" w:before="140" w:lineRule="auto"/>
        <w:rPr/>
      </w:pPr>
      <w:r w:rsidDel="00000000" w:rsidR="00000000" w:rsidRPr="00000000">
        <w:rPr>
          <w:rtl w:val="0"/>
        </w:rPr>
      </w:r>
    </w:p>
    <w:p w:rsidR="00000000" w:rsidDel="00000000" w:rsidP="00000000" w:rsidRDefault="00000000" w:rsidRPr="00000000" w14:paraId="0000053C">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18.3 Coverage and Imaging Results</w:t>
      </w:r>
      <w:r w:rsidDel="00000000" w:rsidR="00000000" w:rsidRPr="00000000">
        <w:rPr>
          <w:rtl w:val="0"/>
        </w:rPr>
      </w:r>
    </w:p>
    <w:tbl>
      <w:tblPr>
        <w:tblStyle w:val="Table4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53D">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Metric</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53E">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Final result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53F">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40">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Safe flyable area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1">
            <w:pPr>
              <w:spacing w:after="0" w:lineRule="auto"/>
              <w:jc w:val="left"/>
              <w:rPr/>
            </w:pPr>
            <w:r w:rsidDel="00000000" w:rsidR="00000000" w:rsidRPr="00000000">
              <w:rPr>
                <w:color w:val="404040"/>
                <w:sz w:val="16"/>
                <w:szCs w:val="16"/>
                <w:rtl w:val="0"/>
              </w:rPr>
              <w:t xml:space="preserve">42</w:t>
            </w:r>
            <w:r w:rsidDel="00000000" w:rsidR="00000000" w:rsidRPr="00000000">
              <w:rPr>
                <w:rFonts w:ascii="Liberation Sans" w:cs="Liberation Sans" w:eastAsia="Liberation Sans" w:hAnsi="Liberation Sans"/>
                <w:b w:val="0"/>
                <w:bCs w:val="0"/>
                <w:color w:val="404040"/>
                <w:sz w:val="16"/>
                <w:szCs w:val="16"/>
                <w:rtl w:val="0"/>
              </w:rPr>
              <w:t xml:space="preserve"> m²</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After wall/safety margin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4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Number of planned lanes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44">
            <w:pPr>
              <w:spacing w:after="0" w:lineRule="auto"/>
              <w:jc w:val="left"/>
              <w:rPr/>
            </w:pPr>
            <w:r w:rsidDel="00000000" w:rsidR="00000000" w:rsidRPr="00000000">
              <w:rPr>
                <w:color w:val="404040"/>
                <w:sz w:val="16"/>
                <w:szCs w:val="16"/>
                <w:rtl w:val="0"/>
              </w:rPr>
              <w:t xml:space="preserve">3</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4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Final mission configuration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4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Number of executed lanes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7">
            <w:pPr>
              <w:spacing w:after="0" w:lineRule="auto"/>
              <w:jc w:val="left"/>
              <w:rPr/>
            </w:pPr>
            <w:r w:rsidDel="00000000" w:rsidR="00000000" w:rsidRPr="00000000">
              <w:rPr>
                <w:color w:val="404040"/>
                <w:sz w:val="16"/>
                <w:szCs w:val="16"/>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Include clipped/skipped segments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4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Lane spacing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4A">
            <w:pPr>
              <w:spacing w:after="0" w:lineRule="auto"/>
              <w:jc w:val="left"/>
              <w:rPr/>
            </w:pPr>
            <w:r w:rsidDel="00000000" w:rsidR="00000000" w:rsidRPr="00000000">
              <w:rPr>
                <w:color w:val="404040"/>
                <w:sz w:val="16"/>
                <w:szCs w:val="16"/>
                <w:rtl w:val="0"/>
              </w:rPr>
              <w:t xml:space="preserve">0.7</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4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Based on FOV and overlap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4C">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Estimated coverage completeness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D">
            <w:pPr>
              <w:spacing w:after="0" w:lineRule="auto"/>
              <w:jc w:val="left"/>
              <w:rPr/>
            </w:pPr>
            <w:r w:rsidDel="00000000" w:rsidR="00000000" w:rsidRPr="00000000">
              <w:rPr>
                <w:color w:val="404040"/>
                <w:sz w:val="16"/>
                <w:szCs w:val="16"/>
                <w:rtl w:val="0"/>
              </w:rPr>
              <w:t xml:space="preserve">85</w:t>
            </w:r>
            <w:r w:rsidDel="00000000" w:rsidR="00000000" w:rsidRPr="00000000">
              <w:rPr>
                <w:rFonts w:ascii="Liberation Sans" w:cs="Liberation Sans" w:eastAsia="Liberation Sans" w:hAnsi="Liberation Sans"/>
                <w:b w:val="0"/>
                <w:bCs w:val="0"/>
                <w:color w:val="404040"/>
                <w:sz w:val="16"/>
                <w:szCs w:val="16"/>
                <w:rtl w:val="0"/>
              </w:rPr>
              <w:t xml:space="preserve">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Method must be stated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4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Images captured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50">
            <w:pPr>
              <w:spacing w:after="0" w:lineRule="auto"/>
              <w:jc w:val="left"/>
              <w:rPr/>
            </w:pPr>
            <w:r w:rsidDel="00000000" w:rsidR="00000000" w:rsidRPr="00000000">
              <w:rPr>
                <w:color w:val="404040"/>
                <w:sz w:val="16"/>
                <w:szCs w:val="16"/>
                <w:rtl w:val="0"/>
              </w:rPr>
              <w:t xml:space="preserve">75</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5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Original images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5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Mosaic resolution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53">
            <w:pPr>
              <w:spacing w:after="0" w:lineRule="auto"/>
              <w:jc w:val="left"/>
              <w:rPr/>
            </w:pPr>
            <w:r w:rsidDel="00000000" w:rsidR="00000000" w:rsidRPr="00000000">
              <w:rPr>
                <w:color w:val="404040"/>
                <w:sz w:val="16"/>
                <w:szCs w:val="16"/>
                <w:rtl w:val="0"/>
              </w:rPr>
              <w:t xml:space="preserve">5 cm /px</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5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Post-flight output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5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Target detections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Enter correct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Final algorithm</w:t>
            </w:r>
            <w:r w:rsidDel="00000000" w:rsidR="00000000" w:rsidRPr="00000000">
              <w:rPr>
                <w:rtl w:val="0"/>
              </w:rPr>
            </w:r>
          </w:p>
        </w:tc>
      </w:tr>
    </w:tbl>
    <w:p w:rsidR="00000000" w:rsidDel="00000000" w:rsidP="00000000" w:rsidRDefault="00000000" w:rsidRPr="00000000" w14:paraId="00000558">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18.4 Landing and Docking Results</w:t>
      </w:r>
      <w:r w:rsidDel="00000000" w:rsidR="00000000" w:rsidRPr="00000000">
        <w:rPr>
          <w:rtl w:val="0"/>
        </w:rPr>
      </w:r>
    </w:p>
    <w:p w:rsidR="00000000" w:rsidDel="00000000" w:rsidP="00000000" w:rsidRDefault="00000000" w:rsidRPr="00000000" w14:paraId="00000559">
      <w:pPr>
        <w:spacing w:after="0" w:line="276" w:lineRule="auto"/>
        <w:jc w:val="center"/>
        <w:rPr>
          <w:b w:val="1"/>
          <w:bCs w:val="1"/>
          <w:color w:val="1f4e78"/>
          <w:sz w:val="18"/>
          <w:szCs w:val="18"/>
        </w:rPr>
      </w:pPr>
      <w:r w:rsidDel="00000000" w:rsidR="00000000" w:rsidRPr="00000000">
        <w:rPr>
          <w:rFonts w:ascii="Times New Roman" w:cs="Times New Roman" w:eastAsia="Times New Roman" w:hAnsi="Times New Roman"/>
          <w:sz w:val="22"/>
          <w:szCs w:val="22"/>
        </w:rPr>
        <w:drawing>
          <wp:inline distB="114300" distT="114300" distL="114300" distR="114300">
            <wp:extent cx="5168900" cy="2349500"/>
            <wp:effectExtent b="0" l="0" r="0" t="0"/>
            <wp:docPr id="14"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1689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55A">
      <w:pPr>
        <w:spacing w:after="160" w:before="80" w:lineRule="auto"/>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20. </w:t>
      </w:r>
      <w:r w:rsidDel="00000000" w:rsidR="00000000" w:rsidRPr="00000000">
        <w:rPr>
          <w:rFonts w:ascii="Liberation Sans" w:cs="Liberation Sans" w:eastAsia="Liberation Sans" w:hAnsi="Liberation Sans"/>
          <w:i w:val="1"/>
          <w:iCs w:val="1"/>
          <w:color w:val="404040"/>
          <w:sz w:val="18"/>
          <w:szCs w:val="18"/>
          <w:rtl w:val="0"/>
        </w:rPr>
        <w:t xml:space="preserve">Landing accuracy and successful docking result</w:t>
      </w:r>
      <w:r w:rsidDel="00000000" w:rsidR="00000000" w:rsidRPr="00000000">
        <w:rPr>
          <w:rtl w:val="0"/>
        </w:rPr>
      </w:r>
    </w:p>
    <w:p w:rsidR="00000000" w:rsidDel="00000000" w:rsidP="00000000" w:rsidRDefault="00000000" w:rsidRPr="00000000" w14:paraId="0000055B">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18.5 Base-Station Performance</w:t>
      </w:r>
      <w:r w:rsidDel="00000000" w:rsidR="00000000" w:rsidRPr="00000000">
        <w:rPr>
          <w:rtl w:val="0"/>
        </w:rPr>
      </w:r>
    </w:p>
    <w:tbl>
      <w:tblPr>
        <w:tblStyle w:val="Table4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55C">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Metric</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55D">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Measured result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55E">
            <w:pPr>
              <w:spacing w:after="0" w:lineRule="auto"/>
              <w:jc w:val="center"/>
              <w:rPr/>
            </w:pPr>
            <w:r w:rsidDel="00000000" w:rsidR="00000000" w:rsidRPr="00000000">
              <w:rPr>
                <w:rFonts w:ascii="Liberation Sans" w:cs="Liberation Sans" w:eastAsia="Liberation Sans" w:hAnsi="Liberation Sans"/>
                <w:b w:val="1"/>
                <w:bCs w:val="1"/>
                <w:color w:val="ffffff"/>
                <w:sz w:val="16"/>
                <w:szCs w:val="16"/>
                <w:rtl w:val="0"/>
              </w:rPr>
              <w:t xml:space="preserve">Acceptance / discussion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5F">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Centering 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0">
            <w:pPr>
              <w:spacing w:after="0" w:lineRule="auto"/>
              <w:jc w:val="left"/>
              <w:rPr/>
            </w:pPr>
            <w:r w:rsidDel="00000000" w:rsidR="00000000" w:rsidRPr="00000000">
              <w:rPr>
                <w:color w:val="404040"/>
                <w:sz w:val="16"/>
                <w:szCs w:val="16"/>
                <w:rtl w:val="0"/>
              </w:rPr>
              <w:t xml:space="preserve">80</w:t>
            </w:r>
            <w:r w:rsidDel="00000000" w:rsidR="00000000" w:rsidRPr="00000000">
              <w:rPr>
                <w:rFonts w:ascii="Liberation Sans" w:cs="Liberation Sans" w:eastAsia="Liberation Sans" w:hAnsi="Liberation Sans"/>
                <w:b w:val="0"/>
                <w:bCs w:val="0"/>
                <w:color w:val="404040"/>
                <w:sz w:val="16"/>
                <w:szCs w:val="16"/>
                <w:rtl w:val="0"/>
              </w:rPr>
              <w:t xml:space="preserv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From valid landed state to centered position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62">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Maximum corrected offset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63">
            <w:pPr>
              <w:spacing w:after="0" w:lineRule="auto"/>
              <w:jc w:val="left"/>
              <w:rPr/>
            </w:pPr>
            <w:r w:rsidDel="00000000" w:rsidR="00000000" w:rsidRPr="00000000">
              <w:rPr>
                <w:color w:val="404040"/>
                <w:sz w:val="16"/>
                <w:szCs w:val="16"/>
                <w:rtl w:val="0"/>
              </w:rPr>
              <w:t xml:space="preserve">40</w:t>
            </w:r>
            <w:r w:rsidDel="00000000" w:rsidR="00000000" w:rsidRPr="00000000">
              <w:rPr>
                <w:rFonts w:ascii="Liberation Sans" w:cs="Liberation Sans" w:eastAsia="Liberation Sans" w:hAnsi="Liberation Sans"/>
                <w:b w:val="0"/>
                <w:bCs w:val="0"/>
                <w:color w:val="404040"/>
                <w:sz w:val="16"/>
                <w:szCs w:val="16"/>
                <w:rtl w:val="0"/>
              </w:rPr>
              <w:t xml:space="preserve">mm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6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X/Y and yaw test envelope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65">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Iris opening/closing 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6">
            <w:pPr>
              <w:spacing w:after="0" w:lineRule="auto"/>
              <w:jc w:val="left"/>
              <w:rPr/>
            </w:pPr>
            <w:r w:rsidDel="00000000" w:rsidR="00000000" w:rsidRPr="00000000">
              <w:rPr>
                <w:color w:val="404040"/>
                <w:sz w:val="16"/>
                <w:szCs w:val="16"/>
                <w:rtl w:val="0"/>
              </w:rPr>
              <w:t xml:space="preserve">5</w:t>
            </w:r>
            <w:r w:rsidDel="00000000" w:rsidR="00000000" w:rsidRPr="00000000">
              <w:rPr>
                <w:rFonts w:ascii="Liberation Sans" w:cs="Liberation Sans" w:eastAsia="Liberation Sans" w:hAnsi="Liberation Sans"/>
                <w:b w:val="0"/>
                <w:bCs w:val="0"/>
                <w:color w:val="404040"/>
                <w:sz w:val="16"/>
                <w:szCs w:val="16"/>
                <w:rtl w:val="0"/>
              </w:rPr>
              <w:t xml:space="preserv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No obstruction or timeout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68">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Pogo connection attempts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69">
            <w:pPr>
              <w:spacing w:after="0" w:lineRule="auto"/>
              <w:jc w:val="left"/>
              <w:rPr/>
            </w:pPr>
            <w:r w:rsidDel="00000000" w:rsidR="00000000" w:rsidRPr="00000000">
              <w:rPr>
                <w:color w:val="404040"/>
                <w:sz w:val="16"/>
                <w:szCs w:val="16"/>
                <w:rtl w:val="0"/>
              </w:rPr>
              <w:t xml:space="preserve">3</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6A">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Mean / maximum retries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6B">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Ethernet link 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C">
            <w:pPr>
              <w:spacing w:after="0" w:lineRule="auto"/>
              <w:jc w:val="left"/>
              <w:rPr/>
            </w:pPr>
            <w:r w:rsidDel="00000000" w:rsidR="00000000" w:rsidRPr="00000000">
              <w:rPr>
                <w:color w:val="404040"/>
                <w:sz w:val="16"/>
                <w:szCs w:val="16"/>
                <w:rtl w:val="0"/>
              </w:rPr>
              <w:t xml:space="preserve">100mbps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D">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Negotiated link and actual transfer rate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6E">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Mission dataset size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6F">
            <w:pPr>
              <w:spacing w:after="0" w:lineRule="auto"/>
              <w:jc w:val="left"/>
              <w:rPr/>
            </w:pPr>
            <w:r w:rsidDel="00000000" w:rsidR="00000000" w:rsidRPr="00000000">
              <w:rPr>
                <w:color w:val="404040"/>
                <w:sz w:val="16"/>
                <w:szCs w:val="16"/>
                <w:rtl w:val="0"/>
              </w:rPr>
              <w:t xml:space="preserve">350</w:t>
            </w:r>
            <w:r w:rsidDel="00000000" w:rsidR="00000000" w:rsidRPr="00000000">
              <w:rPr>
                <w:rFonts w:ascii="Liberation Sans" w:cs="Liberation Sans" w:eastAsia="Liberation Sans" w:hAnsi="Liberation Sans"/>
                <w:b w:val="0"/>
                <w:bCs w:val="0"/>
                <w:color w:val="404040"/>
                <w:sz w:val="16"/>
                <w:szCs w:val="16"/>
                <w:rtl w:val="0"/>
              </w:rPr>
              <w:t xml:space="preserve">MB</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70">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Representative mission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71">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Verified transfer 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2">
            <w:pPr>
              <w:spacing w:after="0" w:lineRule="auto"/>
              <w:jc w:val="left"/>
              <w:rPr/>
            </w:pPr>
            <w:r w:rsidDel="00000000" w:rsidR="00000000" w:rsidRPr="00000000">
              <w:rPr>
                <w:color w:val="404040"/>
                <w:sz w:val="16"/>
                <w:szCs w:val="16"/>
                <w:rtl w:val="0"/>
              </w:rPr>
              <w:t xml:space="preserve">7.5</w:t>
            </w:r>
            <w:r w:rsidDel="00000000" w:rsidR="00000000" w:rsidRPr="00000000">
              <w:rPr>
                <w:rFonts w:ascii="Liberation Sans" w:cs="Liberation Sans" w:eastAsia="Liberation Sans" w:hAnsi="Liberation Sans"/>
                <w:b w:val="0"/>
                <w:bCs w:val="0"/>
                <w:color w:val="404040"/>
                <w:sz w:val="16"/>
                <w:szCs w:val="16"/>
                <w:rtl w:val="0"/>
              </w:rPr>
              <w:t xml:space="preserv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3">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Checksum complete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74">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Charging current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75">
            <w:pPr>
              <w:spacing w:after="0" w:lineRule="auto"/>
              <w:jc w:val="left"/>
              <w:rPr/>
            </w:pPr>
            <w:r w:rsidDel="00000000" w:rsidR="00000000" w:rsidRPr="00000000">
              <w:rPr>
                <w:color w:val="404040"/>
                <w:sz w:val="16"/>
                <w:szCs w:val="16"/>
                <w:rtl w:val="0"/>
              </w:rPr>
              <w:t xml:space="preserve">2</w:t>
            </w:r>
            <w:r w:rsidDel="00000000" w:rsidR="00000000" w:rsidRPr="00000000">
              <w:rPr>
                <w:rFonts w:ascii="Liberation Sans" w:cs="Liberation Sans" w:eastAsia="Liberation Sans" w:hAnsi="Liberation Sans"/>
                <w:b w:val="0"/>
                <w:bCs w:val="0"/>
                <w:color w:val="404040"/>
                <w:sz w:val="16"/>
                <w:szCs w:val="16"/>
                <w:rtl w:val="0"/>
              </w:rPr>
              <w:t xml:space="preserve"> A</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76">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Within BMS/charger limit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77">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Charging-state verification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8">
            <w:pPr>
              <w:spacing w:after="0" w:lineRule="auto"/>
              <w:jc w:val="left"/>
              <w:rPr/>
            </w:pPr>
            <w:r w:rsidDel="00000000" w:rsidR="00000000" w:rsidRPr="00000000">
              <w:rPr>
                <w:color w:val="404040"/>
                <w:sz w:val="16"/>
                <w:szCs w:val="16"/>
                <w:rtl w:val="0"/>
              </w:rPr>
              <w:t xml:space="preserve">13.5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9">
            <w:pPr>
              <w:spacing w:after="0" w:lineRule="auto"/>
              <w:jc w:val="left"/>
              <w:rPr/>
            </w:pPr>
            <w:r w:rsidDel="00000000" w:rsidR="00000000" w:rsidRPr="00000000">
              <w:rPr>
                <w:rFonts w:ascii="Liberation Sans" w:cs="Liberation Sans" w:eastAsia="Liberation Sans" w:hAnsi="Liberation Sans"/>
                <w:b w:val="0"/>
                <w:bCs w:val="0"/>
                <w:color w:val="404040"/>
                <w:sz w:val="16"/>
                <w:szCs w:val="16"/>
                <w:rtl w:val="0"/>
              </w:rPr>
              <w:t xml:space="preserve">Voltage, current and temperature behaviour</w:t>
            </w:r>
            <w:r w:rsidDel="00000000" w:rsidR="00000000" w:rsidRPr="00000000">
              <w:rPr>
                <w:rtl w:val="0"/>
              </w:rPr>
            </w:r>
          </w:p>
        </w:tc>
      </w:tr>
    </w:tbl>
    <w:p w:rsidR="00000000" w:rsidDel="00000000" w:rsidP="00000000" w:rsidRDefault="00000000" w:rsidRPr="00000000" w14:paraId="0000057A">
      <w:pPr>
        <w:rPr/>
      </w:pPr>
      <w:r w:rsidDel="00000000" w:rsidR="00000000" w:rsidRPr="00000000">
        <w:br w:type="page"/>
      </w:r>
      <w:r w:rsidDel="00000000" w:rsidR="00000000" w:rsidRPr="00000000">
        <w:rPr>
          <w:rtl w:val="0"/>
        </w:rPr>
      </w:r>
    </w:p>
    <w:p w:rsidR="00000000" w:rsidDel="00000000" w:rsidP="00000000" w:rsidRDefault="00000000" w:rsidRPr="00000000" w14:paraId="0000057B">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19. Engineering Challenges and Resolutions</w:t>
      </w:r>
      <w:r w:rsidDel="00000000" w:rsidR="00000000" w:rsidRPr="00000000">
        <w:rPr>
          <w:rtl w:val="0"/>
        </w:rPr>
      </w:r>
    </w:p>
    <w:p w:rsidR="00000000" w:rsidDel="00000000" w:rsidP="00000000" w:rsidRDefault="00000000" w:rsidRPr="00000000" w14:paraId="0000057C">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This section records the most important technical issues encountered during development and the changes that produced the latest configuration. It demonstrates engineering learning without presenting earlier prototype limitations as current final-build behaviour.</w:t>
      </w:r>
      <w:r w:rsidDel="00000000" w:rsidR="00000000" w:rsidRPr="00000000">
        <w:rPr>
          <w:rtl w:val="0"/>
        </w:rPr>
      </w:r>
    </w:p>
    <w:p w:rsidR="00000000" w:rsidDel="00000000" w:rsidP="00000000" w:rsidRDefault="00000000" w:rsidRPr="00000000" w14:paraId="0000057D">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21. </w:t>
      </w:r>
      <w:r w:rsidDel="00000000" w:rsidR="00000000" w:rsidRPr="00000000">
        <w:rPr>
          <w:rFonts w:ascii="Liberation Sans" w:cs="Liberation Sans" w:eastAsia="Liberation Sans" w:hAnsi="Liberation Sans"/>
          <w:i w:val="1"/>
          <w:iCs w:val="1"/>
          <w:color w:val="404040"/>
          <w:sz w:val="18"/>
          <w:szCs w:val="18"/>
          <w:rtl w:val="0"/>
        </w:rPr>
        <w:t xml:space="preserve">Engineering issue-resolution record</w:t>
      </w:r>
      <w:r w:rsidDel="00000000" w:rsidR="00000000" w:rsidRPr="00000000">
        <w:rPr>
          <w:rtl w:val="0"/>
        </w:rPr>
      </w:r>
    </w:p>
    <w:tbl>
      <w:tblPr>
        <w:tblStyle w:val="Table50"/>
        <w:tblW w:w="80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tblGridChange w:id="0">
          <w:tblGrid>
            <w:gridCol w:w="2016"/>
            <w:gridCol w:w="2016"/>
            <w:gridCol w:w="2016"/>
            <w:gridCol w:w="2016"/>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57E">
            <w:pPr>
              <w:spacing w:after="0" w:lineRule="auto"/>
              <w:jc w:val="center"/>
              <w:rPr/>
            </w:pPr>
            <w:r w:rsidDel="00000000" w:rsidR="00000000" w:rsidRPr="00000000">
              <w:rPr>
                <w:rFonts w:ascii="Liberation Sans" w:cs="Liberation Sans" w:eastAsia="Liberation Sans" w:hAnsi="Liberation Sans"/>
                <w:b w:val="1"/>
                <w:bCs w:val="1"/>
                <w:color w:val="ffffff"/>
                <w:sz w:val="14"/>
                <w:szCs w:val="14"/>
                <w:rtl w:val="0"/>
              </w:rPr>
              <w:t xml:space="preserve">Issue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57F">
            <w:pPr>
              <w:spacing w:after="0" w:lineRule="auto"/>
              <w:jc w:val="center"/>
              <w:rPr/>
            </w:pPr>
            <w:r w:rsidDel="00000000" w:rsidR="00000000" w:rsidRPr="00000000">
              <w:rPr>
                <w:rFonts w:ascii="Liberation Sans" w:cs="Liberation Sans" w:eastAsia="Liberation Sans" w:hAnsi="Liberation Sans"/>
                <w:b w:val="1"/>
                <w:bCs w:val="1"/>
                <w:color w:val="ffffff"/>
                <w:sz w:val="14"/>
                <w:szCs w:val="14"/>
                <w:rtl w:val="0"/>
              </w:rPr>
              <w:t xml:space="preserve">Observed effect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580">
            <w:pPr>
              <w:spacing w:after="0" w:lineRule="auto"/>
              <w:jc w:val="center"/>
              <w:rPr/>
            </w:pPr>
            <w:r w:rsidDel="00000000" w:rsidR="00000000" w:rsidRPr="00000000">
              <w:rPr>
                <w:rFonts w:ascii="Liberation Sans" w:cs="Liberation Sans" w:eastAsia="Liberation Sans" w:hAnsi="Liberation Sans"/>
                <w:b w:val="1"/>
                <w:bCs w:val="1"/>
                <w:color w:val="ffffff"/>
                <w:sz w:val="14"/>
                <w:szCs w:val="14"/>
                <w:rtl w:val="0"/>
              </w:rPr>
              <w:t xml:space="preserve">Root cause / investigation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581">
            <w:pPr>
              <w:spacing w:after="0" w:lineRule="auto"/>
              <w:jc w:val="center"/>
              <w:rPr/>
            </w:pPr>
            <w:r w:rsidDel="00000000" w:rsidR="00000000" w:rsidRPr="00000000">
              <w:rPr>
                <w:rFonts w:ascii="Liberation Sans" w:cs="Liberation Sans" w:eastAsia="Liberation Sans" w:hAnsi="Liberation Sans"/>
                <w:b w:val="1"/>
                <w:bCs w:val="1"/>
                <w:color w:val="ffffff"/>
                <w:sz w:val="14"/>
                <w:szCs w:val="14"/>
                <w:rtl w:val="0"/>
              </w:rPr>
              <w:t xml:space="preserve">Final modification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82">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Takeoff drift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3">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Lateral movement immediately after liftoff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4">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CG, optical-flow quality, estimator readiness and thrust transient investigated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5">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Rebalanced payload, verified flow/range, staged climb and pose gate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86">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Unsafe lane transition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87">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Transition approached wall or generated invalid next lane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88">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Path endpoint too close to boundary and transition not independently clipped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89">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Clip all segments/transitions to safe polygon; yaw lock; reduced transition speed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8A">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Yaw transient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B">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Initial movement direction inconsistent with planned lane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C">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Yaw reference/settle timing and frame convention checked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D">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Explicit yaw command, tolerance and settle window before translation</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8E">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Close-range collision response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8F">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Single threshold insufficient for all directions/noise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90">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Sensor blind zones and isolated range values analyzed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91">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Sector validation, minimum-sector count, hold/back-off and skip logic</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92">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Precision landing variation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3">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Landing error changed with lighting/altitude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4">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Exposure, target scale and aggressive correction near ground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5">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Staged descent, dead zone, speed reduction and target-loss recovery</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96">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Docking contact reliability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97">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Intermittent power/data contact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98">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Landing offset, pin compression and actuator alignment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99">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Mechanical centering, spring-loaded pins, contact verification and retry</w:t>
            </w:r>
            <w:r w:rsidDel="00000000" w:rsidR="00000000" w:rsidRPr="00000000">
              <w:rPr>
                <w:rtl w:val="0"/>
              </w:rPr>
            </w:r>
          </w:p>
        </w:tc>
      </w:tr>
    </w:tbl>
    <w:p w:rsidR="00000000" w:rsidDel="00000000" w:rsidP="00000000" w:rsidRDefault="00000000" w:rsidRPr="00000000" w14:paraId="0000059A">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19.1 Development-to-Final Configuration Traceability</w:t>
      </w:r>
      <w:r w:rsidDel="00000000" w:rsidR="00000000" w:rsidRPr="00000000">
        <w:rPr>
          <w:rtl w:val="0"/>
        </w:rPr>
      </w:r>
    </w:p>
    <w:p w:rsidR="00000000" w:rsidDel="00000000" w:rsidP="00000000" w:rsidRDefault="00000000" w:rsidRPr="00000000" w14:paraId="0000059B">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elimination-round configuration and prior prototype architecture will be added later as a separate historical configuration chapter or appendix. When added, each difference should be described using “previous configuration → reason for change → final configuration → evidence of improvement.” The latest configuration in Sections 3 and 20 remains the controlling baseline for final-field documentation.</w:t>
      </w:r>
      <w:r w:rsidDel="00000000" w:rsidR="00000000" w:rsidRPr="00000000">
        <w:rPr>
          <w:rtl w:val="0"/>
        </w:rPr>
      </w:r>
    </w:p>
    <w:p w:rsidR="00000000" w:rsidDel="00000000" w:rsidP="00000000" w:rsidRDefault="00000000" w:rsidRPr="00000000" w14:paraId="0000059C">
      <w:pPr>
        <w:rPr/>
      </w:pPr>
      <w:r w:rsidDel="00000000" w:rsidR="00000000" w:rsidRPr="00000000">
        <w:br w:type="page"/>
      </w:r>
      <w:r w:rsidDel="00000000" w:rsidR="00000000" w:rsidRPr="00000000">
        <w:rPr>
          <w:rtl w:val="0"/>
        </w:rPr>
      </w:r>
    </w:p>
    <w:p w:rsidR="00000000" w:rsidDel="00000000" w:rsidP="00000000" w:rsidRDefault="00000000" w:rsidRPr="00000000" w14:paraId="0000059D">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20. Final Frozen Current Configuration</w:t>
      </w:r>
      <w:r w:rsidDel="00000000" w:rsidR="00000000" w:rsidRPr="00000000">
        <w:rPr>
          <w:rtl w:val="0"/>
        </w:rPr>
      </w:r>
    </w:p>
    <w:p w:rsidR="00000000" w:rsidDel="00000000" w:rsidP="00000000" w:rsidRDefault="00000000" w:rsidRPr="00000000" w14:paraId="0000059E">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f4e78"/>
          <w:sz w:val="24"/>
          <w:szCs w:val="24"/>
          <w:rtl w:val="0"/>
        </w:rPr>
        <w:t xml:space="preserve">20.1 Current Drone Baseline</w:t>
      </w:r>
      <w:r w:rsidDel="00000000" w:rsidR="00000000" w:rsidRPr="00000000">
        <w:rPr>
          <w:rtl w:val="0"/>
        </w:rPr>
      </w:r>
    </w:p>
    <w:p w:rsidR="00000000" w:rsidDel="00000000" w:rsidP="00000000" w:rsidRDefault="00000000" w:rsidRPr="00000000" w14:paraId="0000059F">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22. </w:t>
      </w:r>
      <w:r w:rsidDel="00000000" w:rsidR="00000000" w:rsidRPr="00000000">
        <w:rPr>
          <w:rFonts w:ascii="Liberation Sans" w:cs="Liberation Sans" w:eastAsia="Liberation Sans" w:hAnsi="Liberation Sans"/>
          <w:i w:val="1"/>
          <w:iCs w:val="1"/>
          <w:color w:val="404040"/>
          <w:sz w:val="18"/>
          <w:szCs w:val="18"/>
          <w:rtl w:val="0"/>
        </w:rPr>
        <w:t xml:space="preserve">Current drone hardware and software baseline</w:t>
      </w:r>
      <w:r w:rsidDel="00000000" w:rsidR="00000000" w:rsidRPr="00000000">
        <w:rPr>
          <w:rtl w:val="0"/>
        </w:rPr>
      </w:r>
    </w:p>
    <w:tbl>
      <w:tblPr>
        <w:tblStyle w:val="Table5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5A0">
            <w:pPr>
              <w:spacing w:after="0" w:lineRule="auto"/>
              <w:jc w:val="center"/>
              <w:rPr/>
            </w:pPr>
            <w:r w:rsidDel="00000000" w:rsidR="00000000" w:rsidRPr="00000000">
              <w:rPr>
                <w:rFonts w:ascii="Liberation Sans" w:cs="Liberation Sans" w:eastAsia="Liberation Sans" w:hAnsi="Liberation Sans"/>
                <w:b w:val="1"/>
                <w:bCs w:val="1"/>
                <w:color w:val="ffffff"/>
                <w:sz w:val="14"/>
                <w:szCs w:val="14"/>
                <w:rtl w:val="0"/>
              </w:rPr>
              <w:t xml:space="preserve">Category</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5A1">
            <w:pPr>
              <w:spacing w:after="0" w:lineRule="auto"/>
              <w:jc w:val="center"/>
              <w:rPr/>
            </w:pPr>
            <w:r w:rsidDel="00000000" w:rsidR="00000000" w:rsidRPr="00000000">
              <w:rPr>
                <w:rFonts w:ascii="Liberation Sans" w:cs="Liberation Sans" w:eastAsia="Liberation Sans" w:hAnsi="Liberation Sans"/>
                <w:b w:val="1"/>
                <w:bCs w:val="1"/>
                <w:color w:val="ffffff"/>
                <w:sz w:val="14"/>
                <w:szCs w:val="14"/>
                <w:rtl w:val="0"/>
              </w:rPr>
              <w:t xml:space="preserve">Frozen current baseline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5A2">
            <w:pPr>
              <w:spacing w:after="0" w:lineRule="auto"/>
              <w:jc w:val="center"/>
              <w:rPr/>
            </w:pPr>
            <w:r w:rsidDel="00000000" w:rsidR="00000000" w:rsidRPr="00000000">
              <w:rPr>
                <w:rFonts w:ascii="Liberation Sans" w:cs="Liberation Sans" w:eastAsia="Liberation Sans" w:hAnsi="Liberation Sans"/>
                <w:b w:val="1"/>
                <w:bCs w:val="1"/>
                <w:color w:val="ffffff"/>
                <w:sz w:val="14"/>
                <w:szCs w:val="14"/>
                <w:rtl w:val="0"/>
              </w:rPr>
              <w:t xml:space="preserve">Verification still required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A3">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Frame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4">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Custom carbon-fibre frame; 10 mm OD x 8 mm ID tubes; carbon sheet/PCB integration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5">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Final overall dimensions and takeoff mass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A6">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Core footprint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A7">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Approximately 328 mm x 254 mm from design record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A8">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Measure final assembly including landing gear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A9">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Motors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A">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4 x T-Motor Navigator MN3110 470 KV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B">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Serial/part-label photograph</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AC">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Propellers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AD">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14 x 4.7 nylon, CW/CCW</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AE">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Exact manufacturer/model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AF">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ESC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0">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T-Motor F55-series 4-in-1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1">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Resolve F55 II Pro vs F55A PRO III from physical label</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B2">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Battery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B3">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4S lithium-ion, 2800 mAh</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B4">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Exact pack model, mass and usable endurance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B5">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Flight 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6">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Pixhawk 6C, PX4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7">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Firmware version and parameter hash</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B8">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Companion computer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B9">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Raspberry Pi 5, 16 GB, 512 GB NVMe, Raspberry Pi OS Bookworm Lite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BA">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OS image, kernel and cooling hardware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BB">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Primary arena awareness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C">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SLAMTEC RPLidar A1M8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D">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Driver version, scan rate and valid range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BE">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Hover/altitude support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BF">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Holybro H-Flow optical flow + ToF + IMU</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C0">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PX4 orientation and quality/range thresholds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C1">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Survey / AI camera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2">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Sony IMX500 Raspberry Pi AI Camera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3">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Final mode, exposure and capture trigger</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C4">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AI accelerator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C5">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Hailo AI HAT+ 2, 40 TOPS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C6">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Runtime and deployed model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C7">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Thermal payload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8">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MLX90640 32 x 24, 55-degree FOV - supplementary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9">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Confirm physical installation or remove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CA">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Mission software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CB">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Python + MAVSDK / MAVLink</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CC">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Release/commit and startup script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CD">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Engineering visualization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E">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Custom web dashboard and/or Foxglove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F">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Version, ports and final layout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D0">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Autonomy mode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D1">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No GNSS; onboard mission logic with RPLidar/H-Flow/PX4 local control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D2">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Official final-mission evidence ID</w:t>
            </w:r>
            <w:r w:rsidDel="00000000" w:rsidR="00000000" w:rsidRPr="00000000">
              <w:rPr>
                <w:rtl w:val="0"/>
              </w:rPr>
            </w:r>
          </w:p>
        </w:tc>
      </w:tr>
    </w:tbl>
    <w:p w:rsidR="00000000" w:rsidDel="00000000" w:rsidP="00000000" w:rsidRDefault="00000000" w:rsidRPr="00000000" w14:paraId="000005D3">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20.2 Base Station v6.1 Baseline</w:t>
      </w:r>
      <w:r w:rsidDel="00000000" w:rsidR="00000000" w:rsidRPr="00000000">
        <w:rPr>
          <w:rtl w:val="0"/>
        </w:rPr>
      </w:r>
    </w:p>
    <w:p w:rsidR="00000000" w:rsidDel="00000000" w:rsidP="00000000" w:rsidRDefault="00000000" w:rsidRPr="00000000" w14:paraId="000005D4">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23. </w:t>
      </w:r>
      <w:r w:rsidDel="00000000" w:rsidR="00000000" w:rsidRPr="00000000">
        <w:rPr>
          <w:rFonts w:ascii="Liberation Sans" w:cs="Liberation Sans" w:eastAsia="Liberation Sans" w:hAnsi="Liberation Sans"/>
          <w:i w:val="1"/>
          <w:iCs w:val="1"/>
          <w:color w:val="404040"/>
          <w:sz w:val="18"/>
          <w:szCs w:val="18"/>
          <w:rtl w:val="0"/>
        </w:rPr>
        <w:t xml:space="preserve">Current base-station hardware and software baseline</w:t>
      </w:r>
      <w:r w:rsidDel="00000000" w:rsidR="00000000" w:rsidRPr="00000000">
        <w:rPr>
          <w:rtl w:val="0"/>
        </w:rPr>
      </w:r>
    </w:p>
    <w:tbl>
      <w:tblPr>
        <w:tblStyle w:val="Table5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5D5">
            <w:pPr>
              <w:spacing w:after="0" w:lineRule="auto"/>
              <w:jc w:val="center"/>
              <w:rPr/>
            </w:pPr>
            <w:r w:rsidDel="00000000" w:rsidR="00000000" w:rsidRPr="00000000">
              <w:rPr>
                <w:rFonts w:ascii="Liberation Sans" w:cs="Liberation Sans" w:eastAsia="Liberation Sans" w:hAnsi="Liberation Sans"/>
                <w:b w:val="1"/>
                <w:bCs w:val="1"/>
                <w:color w:val="ffffff"/>
                <w:sz w:val="14"/>
                <w:szCs w:val="14"/>
                <w:rtl w:val="0"/>
              </w:rPr>
              <w:t xml:space="preserve">Category</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5D6">
            <w:pPr>
              <w:spacing w:after="0" w:lineRule="auto"/>
              <w:jc w:val="center"/>
              <w:rPr/>
            </w:pPr>
            <w:r w:rsidDel="00000000" w:rsidR="00000000" w:rsidRPr="00000000">
              <w:rPr>
                <w:rFonts w:ascii="Liberation Sans" w:cs="Liberation Sans" w:eastAsia="Liberation Sans" w:hAnsi="Liberation Sans"/>
                <w:b w:val="1"/>
                <w:bCs w:val="1"/>
                <w:color w:val="ffffff"/>
                <w:sz w:val="14"/>
                <w:szCs w:val="14"/>
                <w:rtl w:val="0"/>
              </w:rPr>
              <w:t xml:space="preserve">Frozen current baseline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5D7">
            <w:pPr>
              <w:spacing w:after="0" w:lineRule="auto"/>
              <w:jc w:val="center"/>
              <w:rPr/>
            </w:pPr>
            <w:r w:rsidDel="00000000" w:rsidR="00000000" w:rsidRPr="00000000">
              <w:rPr>
                <w:rFonts w:ascii="Liberation Sans" w:cs="Liberation Sans" w:eastAsia="Liberation Sans" w:hAnsi="Liberation Sans"/>
                <w:b w:val="1"/>
                <w:bCs w:val="1"/>
                <w:color w:val="ffffff"/>
                <w:sz w:val="14"/>
                <w:szCs w:val="14"/>
                <w:rtl w:val="0"/>
              </w:rPr>
              <w:t xml:space="preserve">Verification still required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D8">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Frame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9">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20 x 20 mm extrusion, cast brackets, glass-acrylic top, black-acrylic sides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A">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Final outer dimensions and mass</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DB">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Centering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DC">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4 x NEMA17, 4 x TB6600, T8 8 mm/1.25 mm screws, brass nuts, KP08/KFL08 bearings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DD">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Driver current, travel and correction envelope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DE">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Limits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F">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8 x Omron snap-action switches; SW2 max to SW1 home sequence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0">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Switch map and fault-injection result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E1">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Iris / actuator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E2">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Linear actuator and protective iris with ~8 s delayed close after HOME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E3">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Exact actuator/servo model and timing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E4">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Pogo interface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5">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Spring-loaded separated power and Ethernet groups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6">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Pin model, current rating and final pinout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E7">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Low-level control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E8">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Teensy 4.1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E9">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Firmware version/commit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EA">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High-level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B">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Raspberry Pi 5, 16 GB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C">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OS/software release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ED">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Display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EE">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7-inch 1024 x 600 capacitive HDMI touch display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EF">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Installed model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F0">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AI accelerator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1">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Hailo AI HAT+ 2, Hailo-10H, 40 TOPS INT4, 8 GB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2">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Runtime/model release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F3">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Charging safety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F4">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Heavy relay default OFF; enable after validation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F5">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Charger/BMS model, limits and percentage-rise test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F6">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Data transfer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7">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Wired LAN-to-LAN Ethernet through pogo matrix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8">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Negotiated rate, checksum method and transfer result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5F9">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Modes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FA">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FULL AUTO, SKIP ETH, SKIP CHG, MECH ONLY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5FB">
            <w:pPr>
              <w:spacing w:after="0" w:lineRule="auto"/>
              <w:jc w:val="left"/>
              <w:rPr/>
            </w:pPr>
            <w:r w:rsidDel="00000000" w:rsidR="00000000" w:rsidRPr="00000000">
              <w:rPr>
                <w:rFonts w:ascii="Liberation Sans" w:cs="Liberation Sans" w:eastAsia="Liberation Sans" w:hAnsi="Liberation Sans"/>
                <w:b w:val="0"/>
                <w:bCs w:val="0"/>
                <w:color w:val="404040"/>
                <w:sz w:val="14"/>
                <w:szCs w:val="14"/>
                <w:rtl w:val="0"/>
              </w:rPr>
              <w:t xml:space="preserve">Final operator procedure and UI screenshot</w:t>
            </w:r>
            <w:r w:rsidDel="00000000" w:rsidR="00000000" w:rsidRPr="00000000">
              <w:rPr>
                <w:rtl w:val="0"/>
              </w:rPr>
            </w:r>
          </w:p>
        </w:tc>
      </w:tr>
    </w:tbl>
    <w:p w:rsidR="00000000" w:rsidDel="00000000" w:rsidP="00000000" w:rsidRDefault="00000000" w:rsidRPr="00000000" w14:paraId="000005FC">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21. Limitations and Risk Mitigation</w:t>
      </w:r>
      <w:r w:rsidDel="00000000" w:rsidR="00000000" w:rsidRPr="00000000">
        <w:rPr>
          <w:rtl w:val="0"/>
        </w:rPr>
      </w:r>
    </w:p>
    <w:p w:rsidR="00000000" w:rsidDel="00000000" w:rsidP="00000000" w:rsidRDefault="00000000" w:rsidRPr="00000000" w14:paraId="000005FD">
      <w:pPr>
        <w:keepNext w:val="1"/>
        <w:spacing w:after="80" w:before="80" w:lineRule="auto"/>
        <w:jc w:val="left"/>
        <w:rPr/>
      </w:pPr>
      <w:r w:rsidDel="00000000" w:rsidR="00000000" w:rsidRPr="00000000">
        <w:rPr>
          <w:rFonts w:ascii="Liberation Sans" w:cs="Liberation Sans" w:eastAsia="Liberation Sans" w:hAnsi="Liberation Sans"/>
          <w:b w:val="1"/>
          <w:bCs w:val="1"/>
          <w:color w:val="1f4e78"/>
          <w:sz w:val="18"/>
          <w:szCs w:val="18"/>
          <w:rtl w:val="0"/>
        </w:rPr>
        <w:t xml:space="preserve">Table 24. </w:t>
      </w:r>
      <w:r w:rsidDel="00000000" w:rsidR="00000000" w:rsidRPr="00000000">
        <w:rPr>
          <w:rFonts w:ascii="Liberation Sans" w:cs="Liberation Sans" w:eastAsia="Liberation Sans" w:hAnsi="Liberation Sans"/>
          <w:i w:val="1"/>
          <w:iCs w:val="1"/>
          <w:color w:val="404040"/>
          <w:sz w:val="18"/>
          <w:szCs w:val="18"/>
          <w:rtl w:val="0"/>
        </w:rPr>
        <w:t xml:space="preserve">Known limitations and operational mitigations</w:t>
      </w:r>
      <w:r w:rsidDel="00000000" w:rsidR="00000000" w:rsidRPr="00000000">
        <w:rPr>
          <w:rtl w:val="0"/>
        </w:rPr>
      </w:r>
    </w:p>
    <w:tbl>
      <w:tblPr>
        <w:tblStyle w:val="Table5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5FE">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Limitation / dependency</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5FF">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Potential effect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600">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Mitigation in final system</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601">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Residual risk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0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RPLidar is a horizontal 2D scanner and does not observe all vertical/overhead hazards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Unseen obstacle or incomplete geometry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Known test arena, conservative altitude, scan-plane audit and safety observer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5">
            <w:pPr>
              <w:spacing w:after="0" w:lineRule="auto"/>
              <w:jc w:val="left"/>
              <w:rPr/>
            </w:pPr>
            <w:r w:rsidDel="00000000" w:rsidR="00000000" w:rsidRPr="00000000">
              <w:rPr>
                <w:color w:val="404040"/>
                <w:sz w:val="15"/>
                <w:szCs w:val="15"/>
                <w:rtl w:val="0"/>
              </w:rPr>
              <w:t xml:space="preserve">Low</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0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Optical flow depends on visible floor texture and valid range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0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Hover drift or invalid local velocity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0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Floor validation, quality threshold and pose monitoring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09">
            <w:pPr>
              <w:spacing w:after="0" w:lineRule="auto"/>
              <w:jc w:val="left"/>
              <w:rPr/>
            </w:pPr>
            <w:r w:rsidDel="00000000" w:rsidR="00000000" w:rsidRPr="00000000">
              <w:rPr>
                <w:rtl w:val="0"/>
              </w:rPr>
              <w:t xml:space="preserve">Low</w:t>
            </w:r>
          </w:p>
        </w:tc>
      </w:tr>
      <w:tr>
        <w:trPr>
          <w:cantSplit w:val="1"/>
          <w:tblHeader w:val="0"/>
        </w:trPr>
        <w:tc>
          <w:tcPr>
            <w:tcMar>
              <w:top w:w="80.0" w:type="dxa"/>
              <w:bottom w:w="80.0" w:type="dxa"/>
            </w:tcMar>
            <w:vAlign w:val="center"/>
          </w:tcPr>
          <w:p w:rsidR="00000000" w:rsidDel="00000000" w:rsidP="00000000" w:rsidRDefault="00000000" w:rsidRPr="00000000" w14:paraId="0000060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RPLidar returns can degrade on dark, transparent or angled surfaces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Missed/unstable boundary range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Minimum valid sectors, conservative wall margin, hold/skip logic and controlled tests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D">
            <w:pPr>
              <w:spacing w:after="0" w:lineRule="auto"/>
              <w:jc w:val="left"/>
              <w:rPr/>
            </w:pPr>
            <w:r w:rsidDel="00000000" w:rsidR="00000000" w:rsidRPr="00000000">
              <w:rPr>
                <w:color w:val="404040"/>
                <w:sz w:val="15"/>
                <w:szCs w:val="15"/>
                <w:rtl w:val="0"/>
              </w:rPr>
              <w:t xml:space="preserve">Med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0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IMX500 images depend on lighting, exposure and motion blur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0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Reduced target/mosaic confidence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1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Controlled capture timing, lighting check, raw-image retention and offline validation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11">
            <w:pPr>
              <w:spacing w:after="0" w:lineRule="auto"/>
              <w:jc w:val="left"/>
              <w:rPr/>
            </w:pPr>
            <w:r w:rsidDel="00000000" w:rsidR="00000000" w:rsidRPr="00000000">
              <w:rPr>
                <w:color w:val="404040"/>
                <w:sz w:val="15"/>
                <w:szCs w:val="15"/>
                <w:rtl w:val="0"/>
              </w:rPr>
              <w:t xml:space="preserve">High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1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Battery endurance limits mission time and retries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Low reserve during return/landing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Conservative start threshold, in-mission battery monitoring and early return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5">
            <w:pPr>
              <w:spacing w:after="0" w:lineRule="auto"/>
              <w:jc w:val="left"/>
              <w:rPr/>
            </w:pPr>
            <w:r w:rsidDel="00000000" w:rsidR="00000000" w:rsidRPr="00000000">
              <w:rPr>
                <w:color w:val="404040"/>
                <w:sz w:val="15"/>
                <w:szCs w:val="15"/>
                <w:rtl w:val="0"/>
              </w:rPr>
              <w:t xml:space="preserve">Low</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1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Docking corrects only a finite landing offset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1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Contact may fail after large landing error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1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Visual landing tolerance, centering envelope and operator recovery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19">
            <w:pPr>
              <w:spacing w:after="0" w:lineRule="auto"/>
              <w:jc w:val="left"/>
              <w:rPr/>
            </w:pPr>
            <w:r w:rsidDel="00000000" w:rsidR="00000000" w:rsidRPr="00000000">
              <w:rPr>
                <w:color w:val="404040"/>
                <w:sz w:val="15"/>
                <w:szCs w:val="15"/>
                <w:rtl w:val="0"/>
              </w:rPr>
              <w:t xml:space="preserve">Low</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1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Pogo interface exposed to dust/misalignment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Intermittent charging/data contact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Protective iris, spring pins, centering and contact verification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D">
            <w:pPr>
              <w:spacing w:after="0" w:lineRule="auto"/>
              <w:jc w:val="left"/>
              <w:rPr/>
            </w:pPr>
            <w:r w:rsidDel="00000000" w:rsidR="00000000" w:rsidRPr="00000000">
              <w:rPr>
                <w:color w:val="404040"/>
                <w:sz w:val="15"/>
                <w:szCs w:val="15"/>
                <w:rtl w:val="0"/>
              </w:rPr>
              <w:t xml:space="preserve">Low</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1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Companion-computer software may stop unexpectedly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1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Loss of mission setpoints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2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PX4 offboard failsafe, supervisor, logs and controlled landing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21">
            <w:pPr>
              <w:spacing w:after="0" w:lineRule="auto"/>
              <w:jc w:val="left"/>
              <w:rPr/>
            </w:pPr>
            <w:r w:rsidDel="00000000" w:rsidR="00000000" w:rsidRPr="00000000">
              <w:rPr>
                <w:color w:val="404040"/>
                <w:sz w:val="15"/>
                <w:szCs w:val="15"/>
                <w:rtl w:val="0"/>
              </w:rPr>
              <w:t xml:space="preserve">Low</w:t>
            </w:r>
            <w:r w:rsidDel="00000000" w:rsidR="00000000" w:rsidRPr="00000000">
              <w:rPr>
                <w:rtl w:val="0"/>
              </w:rPr>
            </w:r>
          </w:p>
        </w:tc>
      </w:tr>
    </w:tbl>
    <w:p w:rsidR="00000000" w:rsidDel="00000000" w:rsidP="00000000" w:rsidRDefault="00000000" w:rsidRPr="00000000" w14:paraId="00000622">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21.1 Operational Risk Controls</w:t>
      </w:r>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Use a written pre-flight and base-station checklist for every official attempt.</w:t>
      </w:r>
      <w:r w:rsidDel="00000000" w:rsidR="00000000" w:rsidRPr="00000000">
        <w:rPr>
          <w:rtl w:val="0"/>
        </w:rPr>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Perform hardware inspection after transport and before connecting the flight battery.</w:t>
      </w:r>
      <w:r w:rsidDel="00000000" w:rsidR="00000000" w:rsidRPr="00000000">
        <w:rPr>
          <w:rtl w:val="0"/>
        </w:rPr>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Confirm final parameter file and mission software commit before flight.</w:t>
      </w:r>
      <w:r w:rsidDel="00000000" w:rsidR="00000000" w:rsidRPr="00000000">
        <w:rPr>
          <w:rtl w:val="0"/>
        </w:rPr>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Use an authorized emergency-control method and trained safety operator.</w:t>
      </w:r>
      <w:r w:rsidDel="00000000" w:rsidR="00000000" w:rsidRPr="00000000">
        <w:rPr>
          <w:rtl w:val="0"/>
        </w:rPr>
      </w:r>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Do not bypass failed health checks solely to start a mission.</w:t>
      </w:r>
      <w:r w:rsidDel="00000000" w:rsidR="00000000" w:rsidRPr="00000000">
        <w:rPr>
          <w:rtl w:val="0"/>
        </w:rPr>
      </w:r>
    </w:p>
    <w:p w:rsidR="00000000" w:rsidDel="00000000" w:rsidP="00000000" w:rsidRDefault="00000000" w:rsidRPr="00000000" w14:paraId="00000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Preserve all logs after any abnormal event before restarting the system.</w:t>
      </w:r>
      <w:r w:rsidDel="00000000" w:rsidR="00000000" w:rsidRPr="00000000">
        <w:rPr>
          <w:rtl w:val="0"/>
        </w:rPr>
      </w:r>
    </w:p>
    <w:p w:rsidR="00000000" w:rsidDel="00000000" w:rsidP="00000000" w:rsidRDefault="00000000" w:rsidRPr="00000000" w14:paraId="00000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Keep charging disabled until docking-contact validation succeeds.</w:t>
      </w:r>
      <w:r w:rsidDel="00000000" w:rsidR="00000000" w:rsidRPr="00000000">
        <w:rPr>
          <w:rtl w:val="0"/>
        </w:rPr>
      </w:r>
    </w:p>
    <w:p w:rsidR="00000000" w:rsidDel="00000000" w:rsidP="00000000" w:rsidRDefault="00000000" w:rsidRPr="00000000" w14:paraId="0000062A">
      <w:pPr>
        <w:rPr/>
      </w:pPr>
      <w:r w:rsidDel="00000000" w:rsidR="00000000" w:rsidRPr="00000000">
        <w:br w:type="page"/>
      </w:r>
      <w:r w:rsidDel="00000000" w:rsidR="00000000" w:rsidRPr="00000000">
        <w:rPr>
          <w:rtl w:val="0"/>
        </w:rPr>
      </w:r>
    </w:p>
    <w:p w:rsidR="00000000" w:rsidDel="00000000" w:rsidP="00000000" w:rsidRDefault="00000000" w:rsidRPr="00000000" w14:paraId="0000062B">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22. Conclusion and Future Improvements</w:t>
      </w:r>
      <w:r w:rsidDel="00000000" w:rsidR="00000000" w:rsidRPr="00000000">
        <w:rPr>
          <w:rtl w:val="0"/>
        </w:rPr>
      </w:r>
    </w:p>
    <w:p w:rsidR="00000000" w:rsidDel="00000000" w:rsidP="00000000" w:rsidRDefault="00000000" w:rsidRPr="00000000" w14:paraId="0000062C">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22.1 Conclusion</w:t>
      </w:r>
      <w:r w:rsidDel="00000000" w:rsidR="00000000" w:rsidRPr="00000000">
        <w:rPr>
          <w:rtl w:val="0"/>
        </w:rPr>
      </w:r>
    </w:p>
    <w:p w:rsidR="00000000" w:rsidDel="00000000" w:rsidP="00000000" w:rsidRDefault="00000000" w:rsidRPr="00000000" w14:paraId="0000062D">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regenerated latest-configuration report defines ASCEND as a practical RPLidar-based indoor autonomous drone and Base Station v6.1. The drone combines Pixhawk 6C/PX4 flight authority, Raspberry Pi 5 mission supervision, RPLidar arena awareness, Holybro H-Flow hover and altitude support, Sony IMX500 HD acquisition, Hailo acceleration, custom carbon-fibre/PCB integration and a T-Motor propulsion system. The base station adds active four-axis centering, protected spring-loaded power/Ethernet contacts, deterministic Teensy control, a touch HMI, post-flight processing and guarded charging.</w:t>
      </w:r>
      <w:r w:rsidDel="00000000" w:rsidR="00000000" w:rsidRPr="00000000">
        <w:rPr>
          <w:rtl w:val="0"/>
        </w:rPr>
      </w:r>
    </w:p>
    <w:p w:rsidR="00000000" w:rsidDel="00000000" w:rsidP="00000000" w:rsidRDefault="00000000" w:rsidRPr="00000000" w14:paraId="0000062E">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The documented mission workflow spans takeoff, survey, coordinate determination, image capture, return/landing support, docking, HD-to-LR conversion, SIFT/KNN/RANSAC target validation, data transfer and charging. Team records show that the full autonomous task sequence was completed on the third demonstration attempt on 04 July 2026 after correcting earlier hardware and software issues. The report preserves this evidence while leaving quantitative performance fields open for the final measured values and official logs.</w:t>
      </w:r>
      <w:r w:rsidDel="00000000" w:rsidR="00000000" w:rsidRPr="00000000">
        <w:rPr>
          <w:rtl w:val="0"/>
        </w:rPr>
      </w:r>
    </w:p>
    <w:p w:rsidR="00000000" w:rsidDel="00000000" w:rsidP="00000000" w:rsidRDefault="00000000" w:rsidRPr="00000000" w14:paraId="0000062F">
      <w:pPr>
        <w:spacing w:after="120" w:line="259" w:lineRule="auto"/>
        <w:rPr/>
      </w:pPr>
      <w:r w:rsidDel="00000000" w:rsidR="00000000" w:rsidRPr="00000000">
        <w:rPr>
          <w:rFonts w:ascii="Liberation Sans" w:cs="Liberation Sans" w:eastAsia="Liberation Sans" w:hAnsi="Liberation Sans"/>
          <w:color w:val="404040"/>
          <w:sz w:val="20"/>
          <w:szCs w:val="20"/>
          <w:rtl w:val="0"/>
        </w:rPr>
        <w:t xml:space="preserve">All older Livox MID360, OAK-D and proposal-stage concepts are intentionally excluded from the controlling baseline. They can be added later as a separate previous-configuration comparison without creating ambiguity in the final-field submission.</w:t>
      </w:r>
      <w:r w:rsidDel="00000000" w:rsidR="00000000" w:rsidRPr="00000000">
        <w:rPr>
          <w:rtl w:val="0"/>
        </w:rPr>
      </w:r>
    </w:p>
    <w:p w:rsidR="00000000" w:rsidDel="00000000" w:rsidP="00000000" w:rsidRDefault="00000000" w:rsidRPr="00000000" w14:paraId="00000630">
      <w:pPr>
        <w:pStyle w:val="Heading2"/>
        <w:keepNext w:val="1"/>
        <w:spacing w:after="80" w:before="140" w:lineRule="auto"/>
        <w:rPr/>
      </w:pPr>
      <w:r w:rsidDel="00000000" w:rsidR="00000000" w:rsidRPr="00000000">
        <w:rPr>
          <w:rFonts w:ascii="Liberation Sans" w:cs="Liberation Sans" w:eastAsia="Liberation Sans" w:hAnsi="Liberation Sans"/>
          <w:b w:val="1"/>
          <w:bCs w:val="1"/>
          <w:color w:val="1f4e78"/>
          <w:sz w:val="24"/>
          <w:szCs w:val="24"/>
          <w:rtl w:val="0"/>
        </w:rPr>
        <w:t xml:space="preserve">22.2 Future Improvements</w:t>
      </w:r>
      <w:r w:rsidDel="00000000" w:rsidR="00000000" w:rsidRPr="00000000">
        <w:rPr>
          <w:rtl w:val="0"/>
        </w:rPr>
      </w:r>
    </w:p>
    <w:p w:rsidR="00000000" w:rsidDel="00000000" w:rsidP="00000000" w:rsidRDefault="00000000" w:rsidRPr="00000000" w14:paraId="00000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Fuse RPLidar geometry, H-Flow quality and PX4 local-state confidence with a single online consistency score.</w:t>
      </w:r>
      <w:r w:rsidDel="00000000" w:rsidR="00000000" w:rsidRPr="00000000">
        <w:rPr>
          <w:rtl w:val="0"/>
        </w:rPr>
      </w:r>
    </w:p>
    <w:p w:rsidR="00000000" w:rsidDel="00000000" w:rsidP="00000000" w:rsidRDefault="00000000" w:rsidRPr="00000000" w14:paraId="00000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Add vertical or depth redundancy for hazards outside the horizontal scan plane.</w:t>
      </w:r>
      <w:r w:rsidDel="00000000" w:rsidR="00000000" w:rsidRPr="00000000">
        <w:rPr>
          <w:rtl w:val="0"/>
        </w:rPr>
      </w:r>
    </w:p>
    <w:p w:rsidR="00000000" w:rsidDel="00000000" w:rsidP="00000000" w:rsidRDefault="00000000" w:rsidRPr="00000000" w14:paraId="00000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Automate IMX500 exposure selection and image-quality rejection for variable lighting.</w:t>
      </w:r>
      <w:r w:rsidDel="00000000" w:rsidR="00000000" w:rsidRPr="00000000">
        <w:rPr>
          <w:rtl w:val="0"/>
        </w:rPr>
      </w:r>
    </w:p>
    <w:p w:rsidR="00000000" w:rsidDel="00000000" w:rsidP="00000000" w:rsidRDefault="00000000" w:rsidRPr="00000000" w14:paraId="000006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Improve lane replanning around partially observed boundaries and blocked transitions.</w:t>
      </w:r>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Quantify landing/docking correction envelopes and pogo-pin contact reliability over larger repeated datasets.</w:t>
      </w:r>
      <w:r w:rsidDel="00000000" w:rsidR="00000000" w:rsidRPr="00000000">
        <w:rPr>
          <w:rtl w:val="0"/>
        </w:rPr>
      </w:r>
    </w:p>
    <w:p w:rsidR="00000000" w:rsidDel="00000000" w:rsidP="00000000" w:rsidRDefault="00000000" w:rsidRPr="00000000" w14:paraId="00000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Generate automated mission summaries, plots and checksum reports immediately after docking.</w:t>
      </w:r>
      <w:r w:rsidDel="00000000" w:rsidR="00000000" w:rsidRPr="00000000">
        <w:rPr>
          <w:rtl w:val="0"/>
        </w:rPr>
      </w:r>
    </w:p>
    <w:p w:rsidR="00000000" w:rsidDel="00000000" w:rsidP="00000000" w:rsidRDefault="00000000" w:rsidRPr="00000000" w14:paraId="00000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216"/>
        <w:jc w:val="left"/>
        <w:rPr/>
      </w:pPr>
      <w:r w:rsidDel="00000000" w:rsidR="00000000" w:rsidRPr="00000000">
        <w:rPr>
          <w:rFonts w:ascii="Liberation Sans" w:cs="Liberation Sans" w:eastAsia="Liberation Sans" w:hAnsi="Liberation Sans"/>
          <w:b w:val="0"/>
          <w:bCs w:val="0"/>
          <w:i w:val="0"/>
          <w:iCs w:val="0"/>
          <w:smallCaps w:val="0"/>
          <w:strike w:val="0"/>
          <w:color w:val="404040"/>
          <w:sz w:val="20"/>
          <w:szCs w:val="20"/>
          <w:u w:val="none"/>
          <w:shd w:fill="auto" w:val="clear"/>
          <w:vertAlign w:val="baseline"/>
          <w:rtl w:val="0"/>
        </w:rPr>
        <w:t xml:space="preserve">Reduce airframe mass and validate thermal/power margins under sustained Hailo processing.</w:t>
      </w:r>
      <w:r w:rsidDel="00000000" w:rsidR="00000000" w:rsidRPr="00000000">
        <w:rPr>
          <w:rtl w:val="0"/>
        </w:rPr>
      </w:r>
    </w:p>
    <w:p w:rsidR="00000000" w:rsidDel="00000000" w:rsidP="00000000" w:rsidRDefault="00000000" w:rsidRPr="00000000" w14:paraId="00000638">
      <w:pPr>
        <w:rPr/>
      </w:pPr>
      <w:r w:rsidDel="00000000" w:rsidR="00000000" w:rsidRPr="00000000">
        <w:br w:type="page"/>
      </w:r>
      <w:r w:rsidDel="00000000" w:rsidR="00000000" w:rsidRPr="00000000">
        <w:rPr>
          <w:rtl w:val="0"/>
        </w:rPr>
      </w:r>
    </w:p>
    <w:p w:rsidR="00000000" w:rsidDel="00000000" w:rsidP="00000000" w:rsidRDefault="00000000" w:rsidRPr="00000000" w14:paraId="00000639">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References</w:t>
      </w:r>
      <w:r w:rsidDel="00000000" w:rsidR="00000000" w:rsidRPr="00000000">
        <w:rPr>
          <w:rtl w:val="0"/>
        </w:rPr>
      </w:r>
    </w:p>
    <w:p w:rsidR="00000000" w:rsidDel="00000000" w:rsidP="00000000" w:rsidRDefault="00000000" w:rsidRPr="00000000" w14:paraId="0000063A">
      <w:pPr>
        <w:spacing w:after="100" w:lineRule="auto"/>
        <w:ind w:left="360" w:hanging="360"/>
        <w:rPr/>
      </w:pPr>
      <w:r w:rsidDel="00000000" w:rsidR="00000000" w:rsidRPr="00000000">
        <w:rPr>
          <w:rFonts w:ascii="Liberation Sans" w:cs="Liberation Sans" w:eastAsia="Liberation Sans" w:hAnsi="Liberation Sans"/>
          <w:color w:val="404040"/>
          <w:sz w:val="18"/>
          <w:szCs w:val="18"/>
          <w:rtl w:val="0"/>
        </w:rPr>
        <w:t xml:space="preserve">[1] ISRO Robotics Challenge - URSC 2026, Final Field Round communication and submission requirements, July 2026.</w:t>
      </w:r>
      <w:r w:rsidDel="00000000" w:rsidR="00000000" w:rsidRPr="00000000">
        <w:rPr>
          <w:rtl w:val="0"/>
        </w:rPr>
      </w:r>
    </w:p>
    <w:p w:rsidR="00000000" w:rsidDel="00000000" w:rsidP="00000000" w:rsidRDefault="00000000" w:rsidRPr="00000000" w14:paraId="0000063B">
      <w:pPr>
        <w:spacing w:after="100" w:lineRule="auto"/>
        <w:ind w:left="360" w:hanging="360"/>
        <w:rPr/>
      </w:pPr>
      <w:r w:rsidDel="00000000" w:rsidR="00000000" w:rsidRPr="00000000">
        <w:rPr>
          <w:rFonts w:ascii="Liberation Sans" w:cs="Liberation Sans" w:eastAsia="Liberation Sans" w:hAnsi="Liberation Sans"/>
          <w:color w:val="404040"/>
          <w:sz w:val="18"/>
          <w:szCs w:val="18"/>
          <w:rtl w:val="0"/>
        </w:rPr>
        <w:t xml:space="preserve">[2] Team IIC_SIT, “Current Drone Stack Specification Report,” Team 10144, July 2026.</w:t>
      </w:r>
      <w:r w:rsidDel="00000000" w:rsidR="00000000" w:rsidRPr="00000000">
        <w:rPr>
          <w:rtl w:val="0"/>
        </w:rPr>
      </w:r>
    </w:p>
    <w:p w:rsidR="00000000" w:rsidDel="00000000" w:rsidP="00000000" w:rsidRDefault="00000000" w:rsidRPr="00000000" w14:paraId="0000063C">
      <w:pPr>
        <w:spacing w:after="100" w:lineRule="auto"/>
        <w:ind w:left="360" w:hanging="360"/>
        <w:rPr/>
      </w:pPr>
      <w:r w:rsidDel="00000000" w:rsidR="00000000" w:rsidRPr="00000000">
        <w:rPr>
          <w:rFonts w:ascii="Liberation Sans" w:cs="Liberation Sans" w:eastAsia="Liberation Sans" w:hAnsi="Liberation Sans"/>
          <w:color w:val="404040"/>
          <w:sz w:val="18"/>
          <w:szCs w:val="18"/>
          <w:rtl w:val="0"/>
        </w:rPr>
        <w:t xml:space="preserve">[3] Team IIC_SIT, “Design and Test Report - Base Station v6.1 and ASCEND Pilot,” Team 10144, 2026.</w:t>
      </w:r>
      <w:r w:rsidDel="00000000" w:rsidR="00000000" w:rsidRPr="00000000">
        <w:rPr>
          <w:rtl w:val="0"/>
        </w:rPr>
      </w:r>
    </w:p>
    <w:p w:rsidR="00000000" w:rsidDel="00000000" w:rsidP="00000000" w:rsidRDefault="00000000" w:rsidRPr="00000000" w14:paraId="0000063D">
      <w:pPr>
        <w:spacing w:after="100" w:lineRule="auto"/>
        <w:ind w:left="360" w:hanging="360"/>
        <w:rPr/>
      </w:pPr>
      <w:r w:rsidDel="00000000" w:rsidR="00000000" w:rsidRPr="00000000">
        <w:rPr>
          <w:rFonts w:ascii="Liberation Sans" w:cs="Liberation Sans" w:eastAsia="Liberation Sans" w:hAnsi="Liberation Sans"/>
          <w:color w:val="404040"/>
          <w:sz w:val="18"/>
          <w:szCs w:val="18"/>
          <w:rtl w:val="0"/>
        </w:rPr>
        <w:t xml:space="preserve">[4] Team IIC_SIT, “Mission Outcome Report,” Team 10144, July 2026.</w:t>
      </w:r>
      <w:r w:rsidDel="00000000" w:rsidR="00000000" w:rsidRPr="00000000">
        <w:rPr>
          <w:rtl w:val="0"/>
        </w:rPr>
      </w:r>
    </w:p>
    <w:p w:rsidR="00000000" w:rsidDel="00000000" w:rsidP="00000000" w:rsidRDefault="00000000" w:rsidRPr="00000000" w14:paraId="0000063E">
      <w:pPr>
        <w:spacing w:after="100" w:lineRule="auto"/>
        <w:ind w:left="360" w:hanging="360"/>
        <w:rPr/>
      </w:pPr>
      <w:r w:rsidDel="00000000" w:rsidR="00000000" w:rsidRPr="00000000">
        <w:rPr>
          <w:rFonts w:ascii="Liberation Sans" w:cs="Liberation Sans" w:eastAsia="Liberation Sans" w:hAnsi="Liberation Sans"/>
          <w:color w:val="404040"/>
          <w:sz w:val="18"/>
          <w:szCs w:val="18"/>
          <w:rtl w:val="0"/>
        </w:rPr>
        <w:t xml:space="preserve">[5] Team IIC_SIT, “IRoC-U 2026 Evaluation / Demonstration Report,” 04 July 2026.</w:t>
      </w:r>
      <w:r w:rsidDel="00000000" w:rsidR="00000000" w:rsidRPr="00000000">
        <w:rPr>
          <w:rtl w:val="0"/>
        </w:rPr>
      </w:r>
    </w:p>
    <w:p w:rsidR="00000000" w:rsidDel="00000000" w:rsidP="00000000" w:rsidRDefault="00000000" w:rsidRPr="00000000" w14:paraId="0000063F">
      <w:pPr>
        <w:spacing w:after="100" w:lineRule="auto"/>
        <w:ind w:left="360" w:hanging="360"/>
        <w:rPr/>
      </w:pPr>
      <w:r w:rsidDel="00000000" w:rsidR="00000000" w:rsidRPr="00000000">
        <w:rPr>
          <w:rFonts w:ascii="Liberation Sans" w:cs="Liberation Sans" w:eastAsia="Liberation Sans" w:hAnsi="Liberation Sans"/>
          <w:color w:val="404040"/>
          <w:sz w:val="18"/>
          <w:szCs w:val="18"/>
          <w:rtl w:val="0"/>
        </w:rPr>
        <w:t xml:space="preserve">[6] Team IIC_SIT, “Arena and Feature Report - Target Recognition &amp; Logging Architecture,” June 2026.</w:t>
      </w:r>
      <w:r w:rsidDel="00000000" w:rsidR="00000000" w:rsidRPr="00000000">
        <w:rPr>
          <w:rtl w:val="0"/>
        </w:rPr>
      </w:r>
    </w:p>
    <w:p w:rsidR="00000000" w:rsidDel="00000000" w:rsidP="00000000" w:rsidRDefault="00000000" w:rsidRPr="00000000" w14:paraId="00000640">
      <w:pPr>
        <w:spacing w:after="100" w:lineRule="auto"/>
        <w:ind w:left="360" w:hanging="360"/>
        <w:rPr/>
      </w:pPr>
      <w:r w:rsidDel="00000000" w:rsidR="00000000" w:rsidRPr="00000000">
        <w:rPr>
          <w:rFonts w:ascii="Liberation Sans" w:cs="Liberation Sans" w:eastAsia="Liberation Sans" w:hAnsi="Liberation Sans"/>
          <w:color w:val="404040"/>
          <w:sz w:val="18"/>
          <w:szCs w:val="18"/>
          <w:rtl w:val="0"/>
        </w:rPr>
        <w:t xml:space="preserve">[7] PX4 Autopilot and MAVSDK documentation used for the final installed release.</w:t>
      </w:r>
      <w:r w:rsidDel="00000000" w:rsidR="00000000" w:rsidRPr="00000000">
        <w:rPr>
          <w:rtl w:val="0"/>
        </w:rPr>
      </w:r>
    </w:p>
    <w:p w:rsidR="00000000" w:rsidDel="00000000" w:rsidP="00000000" w:rsidRDefault="00000000" w:rsidRPr="00000000" w14:paraId="00000641">
      <w:pPr>
        <w:spacing w:after="100" w:lineRule="auto"/>
        <w:ind w:left="360" w:hanging="360"/>
        <w:rPr/>
      </w:pPr>
      <w:r w:rsidDel="00000000" w:rsidR="00000000" w:rsidRPr="00000000">
        <w:rPr>
          <w:rFonts w:ascii="Liberation Sans" w:cs="Liberation Sans" w:eastAsia="Liberation Sans" w:hAnsi="Liberation Sans"/>
          <w:color w:val="404040"/>
          <w:sz w:val="18"/>
          <w:szCs w:val="18"/>
          <w:rtl w:val="0"/>
        </w:rPr>
        <w:t xml:space="preserve">[8] Holybro H-Flow, SLAMTEC RPLidar A1M8, Raspberry Pi IMX500 AI Camera and Hailo AI HAT+ 2 documentation.</w:t>
      </w:r>
      <w:r w:rsidDel="00000000" w:rsidR="00000000" w:rsidRPr="00000000">
        <w:rPr>
          <w:rtl w:val="0"/>
        </w:rPr>
      </w:r>
    </w:p>
    <w:p w:rsidR="00000000" w:rsidDel="00000000" w:rsidP="00000000" w:rsidRDefault="00000000" w:rsidRPr="00000000" w14:paraId="00000642">
      <w:pPr>
        <w:spacing w:after="100" w:lineRule="auto"/>
        <w:ind w:left="360" w:hanging="360"/>
        <w:rPr/>
      </w:pPr>
      <w:r w:rsidDel="00000000" w:rsidR="00000000" w:rsidRPr="00000000">
        <w:rPr>
          <w:rFonts w:ascii="Liberation Sans" w:cs="Liberation Sans" w:eastAsia="Liberation Sans" w:hAnsi="Liberation Sans"/>
          <w:color w:val="404040"/>
          <w:sz w:val="18"/>
          <w:szCs w:val="18"/>
          <w:rtl w:val="0"/>
        </w:rPr>
        <w:t xml:space="preserve">[9] T-Motor MN3110, F55-series ESC and 14 x 4.7 propeller documentation.</w:t>
      </w:r>
      <w:r w:rsidDel="00000000" w:rsidR="00000000" w:rsidRPr="00000000">
        <w:rPr>
          <w:rtl w:val="0"/>
        </w:rPr>
      </w:r>
    </w:p>
    <w:p w:rsidR="00000000" w:rsidDel="00000000" w:rsidP="00000000" w:rsidRDefault="00000000" w:rsidRPr="00000000" w14:paraId="00000643">
      <w:pPr>
        <w:spacing w:after="100" w:lineRule="auto"/>
        <w:ind w:left="360" w:hanging="360"/>
        <w:rPr/>
      </w:pPr>
      <w:r w:rsidDel="00000000" w:rsidR="00000000" w:rsidRPr="00000000">
        <w:rPr>
          <w:rFonts w:ascii="Liberation Sans" w:cs="Liberation Sans" w:eastAsia="Liberation Sans" w:hAnsi="Liberation Sans"/>
          <w:color w:val="404040"/>
          <w:sz w:val="18"/>
          <w:szCs w:val="18"/>
          <w:rtl w:val="0"/>
        </w:rPr>
        <w:t xml:space="preserve">[10] Teensy 4.1, TB6600, NEMA17, T8 lead-screw, limit-switch, charger/BMS and pogo-pin datasheets used in the installed Base Station v6.1.</w:t>
      </w:r>
      <w:r w:rsidDel="00000000" w:rsidR="00000000" w:rsidRPr="00000000">
        <w:rPr>
          <w:rtl w:val="0"/>
        </w:rPr>
      </w:r>
    </w:p>
    <w:p w:rsidR="00000000" w:rsidDel="00000000" w:rsidP="00000000" w:rsidRDefault="00000000" w:rsidRPr="00000000" w14:paraId="00000644">
      <w:pPr>
        <w:rPr/>
      </w:pPr>
      <w:r w:rsidDel="00000000" w:rsidR="00000000" w:rsidRPr="00000000">
        <w:br w:type="page"/>
      </w:r>
      <w:r w:rsidDel="00000000" w:rsidR="00000000" w:rsidRPr="00000000">
        <w:rPr>
          <w:rtl w:val="0"/>
        </w:rPr>
      </w:r>
    </w:p>
    <w:p w:rsidR="00000000" w:rsidDel="00000000" w:rsidP="00000000" w:rsidRDefault="00000000" w:rsidRPr="00000000" w14:paraId="00000645">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Appendix A - Complete Bill of Materials</w:t>
      </w:r>
      <w:r w:rsidDel="00000000" w:rsidR="00000000" w:rsidRPr="00000000">
        <w:rPr>
          <w:rtl w:val="0"/>
        </w:rPr>
      </w:r>
    </w:p>
    <w:tbl>
      <w:tblPr>
        <w:tblStyle w:val="Table5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gridCol w:w="1440"/>
        <w:tblGridChange w:id="0">
          <w:tblGrid>
            <w:gridCol w:w="1440"/>
            <w:gridCol w:w="1440"/>
            <w:gridCol w:w="1440"/>
            <w:gridCol w:w="1440"/>
            <w:gridCol w:w="1440"/>
            <w:gridCol w:w="1440"/>
            <w:gridCol w:w="144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646">
            <w:pPr>
              <w:spacing w:after="0" w:lineRule="auto"/>
              <w:jc w:val="center"/>
              <w:rPr/>
            </w:pPr>
            <w:r w:rsidDel="00000000" w:rsidR="00000000" w:rsidRPr="00000000">
              <w:rPr>
                <w:rFonts w:ascii="Liberation Sans" w:cs="Liberation Sans" w:eastAsia="Liberation Sans" w:hAnsi="Liberation Sans"/>
                <w:b w:val="1"/>
                <w:bCs w:val="1"/>
                <w:color w:val="ffffff"/>
                <w:sz w:val="13"/>
                <w:szCs w:val="13"/>
                <w:rtl w:val="0"/>
              </w:rPr>
              <w:t xml:space="preserve">No.</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647">
            <w:pPr>
              <w:spacing w:after="0" w:lineRule="auto"/>
              <w:jc w:val="center"/>
              <w:rPr/>
            </w:pPr>
            <w:r w:rsidDel="00000000" w:rsidR="00000000" w:rsidRPr="00000000">
              <w:rPr>
                <w:rFonts w:ascii="Liberation Sans" w:cs="Liberation Sans" w:eastAsia="Liberation Sans" w:hAnsi="Liberation Sans"/>
                <w:b w:val="1"/>
                <w:bCs w:val="1"/>
                <w:color w:val="ffffff"/>
                <w:sz w:val="13"/>
                <w:szCs w:val="13"/>
                <w:rtl w:val="0"/>
              </w:rPr>
              <w:t xml:space="preserve">Component</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648">
            <w:pPr>
              <w:spacing w:after="0" w:lineRule="auto"/>
              <w:jc w:val="center"/>
              <w:rPr/>
            </w:pPr>
            <w:r w:rsidDel="00000000" w:rsidR="00000000" w:rsidRPr="00000000">
              <w:rPr>
                <w:rFonts w:ascii="Liberation Sans" w:cs="Liberation Sans" w:eastAsia="Liberation Sans" w:hAnsi="Liberation Sans"/>
                <w:b w:val="1"/>
                <w:bCs w:val="1"/>
                <w:color w:val="ffffff"/>
                <w:sz w:val="13"/>
                <w:szCs w:val="13"/>
                <w:rtl w:val="0"/>
              </w:rPr>
              <w:t xml:space="preserve">Manufacturer / model</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649">
            <w:pPr>
              <w:spacing w:after="0" w:lineRule="auto"/>
              <w:jc w:val="center"/>
              <w:rPr/>
            </w:pPr>
            <w:r w:rsidDel="00000000" w:rsidR="00000000" w:rsidRPr="00000000">
              <w:rPr>
                <w:rFonts w:ascii="Liberation Sans" w:cs="Liberation Sans" w:eastAsia="Liberation Sans" w:hAnsi="Liberation Sans"/>
                <w:b w:val="1"/>
                <w:bCs w:val="1"/>
                <w:color w:val="ffffff"/>
                <w:sz w:val="13"/>
                <w:szCs w:val="13"/>
                <w:rtl w:val="0"/>
              </w:rPr>
              <w:t xml:space="preserve">Qty.</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64A">
            <w:pPr>
              <w:spacing w:after="0" w:lineRule="auto"/>
              <w:jc w:val="center"/>
              <w:rPr/>
            </w:pPr>
            <w:r w:rsidDel="00000000" w:rsidR="00000000" w:rsidRPr="00000000">
              <w:rPr>
                <w:rFonts w:ascii="Liberation Sans" w:cs="Liberation Sans" w:eastAsia="Liberation Sans" w:hAnsi="Liberation Sans"/>
                <w:b w:val="1"/>
                <w:bCs w:val="1"/>
                <w:color w:val="ffffff"/>
                <w:sz w:val="13"/>
                <w:szCs w:val="13"/>
                <w:rtl w:val="0"/>
              </w:rPr>
              <w:t xml:space="preserve">Unit mass</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64B">
            <w:pPr>
              <w:spacing w:after="0" w:lineRule="auto"/>
              <w:jc w:val="center"/>
              <w:rPr/>
            </w:pPr>
            <w:r w:rsidDel="00000000" w:rsidR="00000000" w:rsidRPr="00000000">
              <w:rPr>
                <w:rFonts w:ascii="Liberation Sans" w:cs="Liberation Sans" w:eastAsia="Liberation Sans" w:hAnsi="Liberation Sans"/>
                <w:b w:val="1"/>
                <w:bCs w:val="1"/>
                <w:color w:val="ffffff"/>
                <w:sz w:val="13"/>
                <w:szCs w:val="13"/>
                <w:rtl w:val="0"/>
              </w:rPr>
              <w:t xml:space="preserve">Purpose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64C">
            <w:pPr>
              <w:spacing w:after="0" w:lineRule="auto"/>
              <w:jc w:val="center"/>
              <w:rPr/>
            </w:pPr>
            <w:r w:rsidDel="00000000" w:rsidR="00000000" w:rsidRPr="00000000">
              <w:rPr>
                <w:rFonts w:ascii="Liberation Sans" w:cs="Liberation Sans" w:eastAsia="Liberation Sans" w:hAnsi="Liberation Sans"/>
                <w:b w:val="1"/>
                <w:bCs w:val="1"/>
                <w:color w:val="ffffff"/>
                <w:sz w:val="13"/>
                <w:szCs w:val="13"/>
                <w:rtl w:val="0"/>
              </w:rPr>
              <w:t xml:space="preserve">Final status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4D">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E">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Carbon-fibre frame/tubes/sheet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F">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10 mm OD x 8 mm ID tubes; 300 x 100 x 1 mm sheet / custom PCB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0">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 set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1">
            <w:pPr>
              <w:spacing w:after="0" w:lineRule="auto"/>
              <w:jc w:val="left"/>
              <w:rPr/>
            </w:pPr>
            <w:r w:rsidDel="00000000" w:rsidR="00000000" w:rsidRPr="00000000">
              <w:rPr>
                <w:color w:val="404040"/>
                <w:sz w:val="13"/>
                <w:szCs w:val="13"/>
                <w:rtl w:val="0"/>
              </w:rPr>
              <w:t xml:space="preserve">250g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2">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Airframe and integration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3">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Installed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54">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55">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Motors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56">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T-Motor Navigator MN3110 470 KV</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57">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58">
            <w:pPr>
              <w:spacing w:after="0" w:lineRule="auto"/>
              <w:jc w:val="left"/>
              <w:rPr/>
            </w:pPr>
            <w:r w:rsidDel="00000000" w:rsidR="00000000" w:rsidRPr="00000000">
              <w:rPr>
                <w:color w:val="404040"/>
                <w:sz w:val="13"/>
                <w:szCs w:val="13"/>
                <w:rtl w:val="0"/>
              </w:rPr>
              <w:t xml:space="preserve">98g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59">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Propulsion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5A">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Installed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5B">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C">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Propellers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D">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14 x 4.7 nylon CW/CCW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E">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4 + spares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F">
            <w:pPr>
              <w:spacing w:after="0" w:lineRule="auto"/>
              <w:jc w:val="left"/>
              <w:rPr/>
            </w:pPr>
            <w:r w:rsidDel="00000000" w:rsidR="00000000" w:rsidRPr="00000000">
              <w:rPr>
                <w:color w:val="404040"/>
                <w:sz w:val="13"/>
                <w:szCs w:val="13"/>
                <w:rtl w:val="0"/>
              </w:rPr>
              <w:t xml:space="preserve">114g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0">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Propulsion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1">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Installed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62">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4</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63">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ESC</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64">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T-Motor F55-series 4-in-1 - verify exact model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65">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66">
            <w:pPr>
              <w:spacing w:after="0" w:lineRule="auto"/>
              <w:jc w:val="left"/>
              <w:rPr/>
            </w:pPr>
            <w:r w:rsidDel="00000000" w:rsidR="00000000" w:rsidRPr="00000000">
              <w:rPr>
                <w:color w:val="404040"/>
                <w:sz w:val="13"/>
                <w:szCs w:val="13"/>
                <w:rtl w:val="0"/>
              </w:rPr>
              <w:t xml:space="preserve">17.8g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67">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Motor control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68">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Installed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69">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A">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Flight controller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B">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Pixhawk 6C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C">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D">
            <w:pPr>
              <w:spacing w:after="0" w:lineRule="auto"/>
              <w:jc w:val="left"/>
              <w:rPr/>
            </w:pPr>
            <w:r w:rsidDel="00000000" w:rsidR="00000000" w:rsidRPr="00000000">
              <w:rPr>
                <w:color w:val="404040"/>
                <w:sz w:val="13"/>
                <w:szCs w:val="13"/>
                <w:rtl w:val="0"/>
              </w:rPr>
              <w:t xml:space="preserve">34.6g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E">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PX4 flight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F">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Installed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70">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6</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71">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Companion computer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72">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Raspberry Pi 5, 16 GB + 512 GB NVMe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73">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74">
            <w:pPr>
              <w:spacing w:after="0" w:lineRule="auto"/>
              <w:jc w:val="left"/>
              <w:rPr/>
            </w:pPr>
            <w:r w:rsidDel="00000000" w:rsidR="00000000" w:rsidRPr="00000000">
              <w:rPr>
                <w:color w:val="404040"/>
                <w:sz w:val="13"/>
                <w:szCs w:val="13"/>
                <w:rtl w:val="0"/>
              </w:rPr>
              <w:t xml:space="preserve">70</w:t>
            </w:r>
            <w:r w:rsidDel="00000000" w:rsidR="00000000" w:rsidRPr="00000000">
              <w:rPr>
                <w:rFonts w:ascii="Liberation Sans" w:cs="Liberation Sans" w:eastAsia="Liberation Sans" w:hAnsi="Liberation Sans"/>
                <w:b w:val="0"/>
                <w:bCs w:val="0"/>
                <w:color w:val="404040"/>
                <w:sz w:val="13"/>
                <w:szCs w:val="13"/>
                <w:rtl w:val="0"/>
              </w:rPr>
              <w:t xml:space="preserve">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75">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Mission computing/storage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76">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Installed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77">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8">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Primary range sensor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9">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SLAMTEC RPLidar A1M8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A">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B">
            <w:pPr>
              <w:spacing w:after="0" w:lineRule="auto"/>
              <w:jc w:val="left"/>
              <w:rPr/>
            </w:pPr>
            <w:r w:rsidDel="00000000" w:rsidR="00000000" w:rsidRPr="00000000">
              <w:rPr>
                <w:color w:val="404040"/>
                <w:sz w:val="13"/>
                <w:szCs w:val="13"/>
                <w:rtl w:val="0"/>
              </w:rPr>
              <w:t xml:space="preserve">170g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C">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Arena/boundary awareness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D">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Installed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7E">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7F">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Optical flow/range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80">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Holybro H-Flow</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81">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82">
            <w:pPr>
              <w:spacing w:after="0" w:lineRule="auto"/>
              <w:jc w:val="left"/>
              <w:rPr/>
            </w:pPr>
            <w:r w:rsidDel="00000000" w:rsidR="00000000" w:rsidRPr="00000000">
              <w:rPr>
                <w:color w:val="404040"/>
                <w:sz w:val="13"/>
                <w:szCs w:val="13"/>
                <w:rtl w:val="0"/>
              </w:rPr>
              <w:t xml:space="preserve">15.2g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83">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Hover and altitude aid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84">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Installed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85">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6">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AI survey camera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7">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Raspberry Pi AI Camera, Sony IMX500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8">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9">
            <w:pPr>
              <w:spacing w:after="0" w:lineRule="auto"/>
              <w:jc w:val="left"/>
              <w:rPr/>
            </w:pPr>
            <w:r w:rsidDel="00000000" w:rsidR="00000000" w:rsidRPr="00000000">
              <w:rPr>
                <w:color w:val="404040"/>
                <w:sz w:val="13"/>
                <w:szCs w:val="13"/>
                <w:rtl w:val="0"/>
              </w:rPr>
              <w:t xml:space="preserve">10g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A">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HD capture / visual inference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8B">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Installed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8C">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8D">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AI accelerator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8E">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Hailo AI HAT+ 2, 40 TOPS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8F">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90">
            <w:pPr>
              <w:spacing w:after="0" w:lineRule="auto"/>
              <w:jc w:val="left"/>
              <w:rPr/>
            </w:pPr>
            <w:r w:rsidDel="00000000" w:rsidR="00000000" w:rsidRPr="00000000">
              <w:rPr>
                <w:color w:val="404040"/>
                <w:sz w:val="13"/>
                <w:szCs w:val="13"/>
                <w:rtl w:val="0"/>
              </w:rPr>
              <w:t xml:space="preserve">19g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91">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Inference acceleration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92">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Installed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93">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4">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Thermal camera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5">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Waveshare MLX90640 32 x 24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6">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7">
            <w:pPr>
              <w:spacing w:after="0" w:lineRule="auto"/>
              <w:jc w:val="left"/>
              <w:rPr/>
            </w:pPr>
            <w:r w:rsidDel="00000000" w:rsidR="00000000" w:rsidRPr="00000000">
              <w:rPr>
                <w:color w:val="404040"/>
                <w:sz w:val="13"/>
                <w:szCs w:val="13"/>
                <w:rtl w:val="0"/>
              </w:rPr>
              <w:t xml:space="preserve">10g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8">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Supplementary thermal scan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99">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Verify installed</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9A">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9B">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Battery</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9C">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4S Li-ion 2800 mAh</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9D">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 + spares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9E">
            <w:pPr>
              <w:spacing w:after="0" w:lineRule="auto"/>
              <w:jc w:val="left"/>
              <w:rPr/>
            </w:pPr>
            <w:r w:rsidDel="00000000" w:rsidR="00000000" w:rsidRPr="00000000">
              <w:rPr>
                <w:color w:val="404040"/>
                <w:sz w:val="13"/>
                <w:szCs w:val="13"/>
                <w:rtl w:val="0"/>
              </w:rPr>
              <w:t xml:space="preserve">220g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9F">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Flight power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A0">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Installed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A1">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2">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Power modules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3">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MINI560 5V/5A; 200W 20A buck; Pixhawk power module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4">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1 each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5">
            <w:pPr>
              <w:spacing w:after="0" w:lineRule="auto"/>
              <w:jc w:val="left"/>
              <w:rPr/>
            </w:pPr>
            <w:r w:rsidDel="00000000" w:rsidR="00000000" w:rsidRPr="00000000">
              <w:rPr>
                <w:color w:val="404040"/>
                <w:sz w:val="13"/>
                <w:szCs w:val="13"/>
                <w:rtl w:val="0"/>
              </w:rPr>
              <w:t xml:space="preserve">50g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6">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Regulation and telemetry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7">
            <w:pPr>
              <w:spacing w:after="0" w:lineRule="auto"/>
              <w:jc w:val="left"/>
              <w:rPr/>
            </w:pPr>
            <w:r w:rsidDel="00000000" w:rsidR="00000000" w:rsidRPr="00000000">
              <w:rPr>
                <w:rFonts w:ascii="Liberation Sans" w:cs="Liberation Sans" w:eastAsia="Liberation Sans" w:hAnsi="Liberation Sans"/>
                <w:b w:val="0"/>
                <w:bCs w:val="0"/>
                <w:color w:val="404040"/>
                <w:sz w:val="13"/>
                <w:szCs w:val="13"/>
                <w:rtl w:val="0"/>
              </w:rPr>
              <w:t xml:space="preserve">Installed</w:t>
            </w:r>
            <w:r w:rsidDel="00000000" w:rsidR="00000000" w:rsidRPr="00000000">
              <w:rPr>
                <w:rtl w:val="0"/>
              </w:rPr>
            </w:r>
          </w:p>
        </w:tc>
      </w:tr>
    </w:tbl>
    <w:p w:rsidR="00000000" w:rsidDel="00000000" w:rsidP="00000000" w:rsidRDefault="00000000" w:rsidRPr="00000000" w14:paraId="000006A8">
      <w:pPr>
        <w:rPr/>
      </w:pPr>
      <w:r w:rsidDel="00000000" w:rsidR="00000000" w:rsidRPr="00000000">
        <w:br w:type="page"/>
      </w:r>
      <w:r w:rsidDel="00000000" w:rsidR="00000000" w:rsidRPr="00000000">
        <w:rPr>
          <w:rtl w:val="0"/>
        </w:rPr>
      </w:r>
    </w:p>
    <w:p w:rsidR="00000000" w:rsidDel="00000000" w:rsidP="00000000" w:rsidRDefault="00000000" w:rsidRPr="00000000" w14:paraId="000006A9">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Appendix B - Critical PX4 and Mission Parameters</w:t>
      </w:r>
      <w:r w:rsidDel="00000000" w:rsidR="00000000" w:rsidRPr="00000000">
        <w:rPr>
          <w:rtl w:val="0"/>
        </w:rPr>
      </w:r>
    </w:p>
    <w:tbl>
      <w:tblPr>
        <w:tblStyle w:val="Table5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6AA">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Parameter / software setting</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6AB">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Final value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6AC">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Purpose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6AD">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Verification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A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PX4 version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AF">
            <w:pPr>
              <w:spacing w:after="0" w:lineRule="auto"/>
              <w:jc w:val="left"/>
              <w:rPr/>
            </w:pPr>
            <w:r w:rsidDel="00000000" w:rsidR="00000000" w:rsidRPr="00000000">
              <w:rPr>
                <w:color w:val="404040"/>
                <w:sz w:val="15"/>
                <w:szCs w:val="15"/>
                <w:rtl w:val="0"/>
              </w:rPr>
              <w:t xml:space="preserve">v1.18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Autopilot baseline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Firmware screen/log</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B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Airframe configuration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B3">
            <w:pPr>
              <w:spacing w:after="0" w:lineRule="auto"/>
              <w:jc w:val="left"/>
              <w:rPr/>
            </w:pPr>
            <w:r w:rsidDel="00000000" w:rsidR="00000000" w:rsidRPr="00000000">
              <w:rPr>
                <w:color w:val="404040"/>
                <w:sz w:val="15"/>
                <w:szCs w:val="15"/>
                <w:rtl w:val="0"/>
              </w:rPr>
              <w:t xml:space="preserve">QuadCopter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B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Mixer and dynamics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B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PX4 setup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B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Estimator configuration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7">
            <w:pPr>
              <w:spacing w:after="0" w:lineRule="auto"/>
              <w:jc w:val="left"/>
              <w:rPr/>
            </w:pPr>
            <w:r w:rsidDel="00000000" w:rsidR="00000000" w:rsidRPr="00000000">
              <w:rPr>
                <w:color w:val="404040"/>
                <w:sz w:val="15"/>
                <w:szCs w:val="15"/>
                <w:rtl w:val="0"/>
              </w:rPr>
              <w:t xml:space="preserve">Flow / CTRL_FLow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GPS-denied local 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Parameter export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B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Offboard-loss action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BB">
            <w:pPr>
              <w:spacing w:after="0" w:lineRule="auto"/>
              <w:jc w:val="left"/>
              <w:rPr/>
            </w:pPr>
            <w:r w:rsidDel="00000000" w:rsidR="00000000" w:rsidRPr="00000000">
              <w:rPr>
                <w:color w:val="404040"/>
                <w:sz w:val="15"/>
                <w:szCs w:val="15"/>
                <w:rtl w:val="0"/>
              </w:rPr>
              <w:t xml:space="preserve">Hold / time out land </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B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Safe response to Pi/setpoint loss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B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Failsafe test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B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Battery low/critical 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BF">
            <w:pPr>
              <w:spacing w:after="0" w:lineRule="auto"/>
              <w:jc w:val="left"/>
              <w:rPr/>
            </w:pPr>
            <w:r w:rsidDel="00000000" w:rsidR="00000000" w:rsidRPr="00000000">
              <w:rPr>
                <w:color w:val="404040"/>
                <w:sz w:val="15"/>
                <w:szCs w:val="15"/>
                <w:rtl w:val="0"/>
              </w:rPr>
              <w:t xml:space="preserve">15% RTL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Reserve for return/landing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Battery test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C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Takeoff altitude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C3">
            <w:pPr>
              <w:spacing w:after="0" w:lineRule="auto"/>
              <w:jc w:val="left"/>
              <w:rPr/>
            </w:pPr>
            <w:r w:rsidDel="00000000" w:rsidR="00000000" w:rsidRPr="00000000">
              <w:rPr>
                <w:color w:val="404040"/>
                <w:sz w:val="15"/>
                <w:szCs w:val="15"/>
                <w:rtl w:val="0"/>
              </w:rPr>
              <w:t xml:space="preserve">2.5 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C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Mission operating height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C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Flight test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C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Takeoff vertical speed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7">
            <w:pPr>
              <w:spacing w:after="0" w:lineRule="auto"/>
              <w:jc w:val="left"/>
              <w:rPr/>
            </w:pPr>
            <w:r w:rsidDel="00000000" w:rsidR="00000000" w:rsidRPr="00000000">
              <w:rPr>
                <w:color w:val="404040"/>
                <w:sz w:val="15"/>
                <w:szCs w:val="15"/>
                <w:rtl w:val="0"/>
              </w:rPr>
              <w:t xml:space="preserve">0.20</w:t>
            </w:r>
            <w:r w:rsidDel="00000000" w:rsidR="00000000" w:rsidRPr="00000000">
              <w:rPr>
                <w:rFonts w:ascii="Liberation Sans" w:cs="Liberation Sans" w:eastAsia="Liberation Sans" w:hAnsi="Liberation Sans"/>
                <w:b w:val="0"/>
                <w:bCs w:val="0"/>
                <w:color w:val="404040"/>
                <w:sz w:val="15"/>
                <w:szCs w:val="15"/>
                <w:rtl w:val="0"/>
              </w:rPr>
              <w:t xml:space="preserve"> 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Controlled climb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Flight log</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C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Coverage speed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CB">
            <w:pPr>
              <w:spacing w:after="0" w:lineRule="auto"/>
              <w:jc w:val="left"/>
              <w:rPr/>
            </w:pPr>
            <w:r w:rsidDel="00000000" w:rsidR="00000000" w:rsidRPr="00000000">
              <w:rPr>
                <w:color w:val="404040"/>
                <w:sz w:val="15"/>
                <w:szCs w:val="15"/>
                <w:rtl w:val="0"/>
              </w:rPr>
              <w:t xml:space="preserve">0.3</w:t>
            </w:r>
            <w:r w:rsidDel="00000000" w:rsidR="00000000" w:rsidRPr="00000000">
              <w:rPr>
                <w:rFonts w:ascii="Liberation Sans" w:cs="Liberation Sans" w:eastAsia="Liberation Sans" w:hAnsi="Liberation Sans"/>
                <w:b w:val="0"/>
                <w:bCs w:val="0"/>
                <w:color w:val="404040"/>
                <w:sz w:val="15"/>
                <w:szCs w:val="15"/>
                <w:rtl w:val="0"/>
              </w:rPr>
              <w:t xml:space="preserve"> m/s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C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Imaging/safety trade-off</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C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Flight log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C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Transition speed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CF">
            <w:pPr>
              <w:spacing w:after="0" w:lineRule="auto"/>
              <w:jc w:val="left"/>
              <w:rPr/>
            </w:pPr>
            <w:r w:rsidDel="00000000" w:rsidR="00000000" w:rsidRPr="00000000">
              <w:rPr>
                <w:color w:val="404040"/>
                <w:sz w:val="15"/>
                <w:szCs w:val="15"/>
                <w:rtl w:val="0"/>
              </w:rPr>
              <w:t xml:space="preserve">0.3</w:t>
            </w:r>
            <w:r w:rsidDel="00000000" w:rsidR="00000000" w:rsidRPr="00000000">
              <w:rPr>
                <w:rFonts w:ascii="Liberation Sans" w:cs="Liberation Sans" w:eastAsia="Liberation Sans" w:hAnsi="Liberation Sans"/>
                <w:b w:val="0"/>
                <w:bCs w:val="0"/>
                <w:color w:val="404040"/>
                <w:sz w:val="15"/>
                <w:szCs w:val="15"/>
                <w:rtl w:val="0"/>
              </w:rPr>
              <w:t xml:space="preserve"> 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Safe lane change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Flight log</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D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Wall safety margin</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D3">
            <w:pPr>
              <w:spacing w:after="0" w:lineRule="auto"/>
              <w:jc w:val="left"/>
              <w:rPr/>
            </w:pPr>
            <w:r w:rsidDel="00000000" w:rsidR="00000000" w:rsidRPr="00000000">
              <w:rPr>
                <w:color w:val="404040"/>
                <w:sz w:val="15"/>
                <w:szCs w:val="15"/>
                <w:rtl w:val="0"/>
              </w:rPr>
              <w:t xml:space="preserve">1.5 </w:t>
            </w:r>
            <w:r w:rsidDel="00000000" w:rsidR="00000000" w:rsidRPr="00000000">
              <w:rPr>
                <w:rFonts w:ascii="Liberation Sans" w:cs="Liberation Sans" w:eastAsia="Liberation Sans" w:hAnsi="Liberation Sans"/>
                <w:b w:val="0"/>
                <w:bCs w:val="0"/>
                <w:color w:val="404040"/>
                <w:sz w:val="15"/>
                <w:szCs w:val="15"/>
                <w:rtl w:val="0"/>
              </w:rPr>
              <w:t xml:space="preserve">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D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Boundary clearance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D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Path plot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D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Lane spacing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7">
            <w:pPr>
              <w:spacing w:after="0" w:lineRule="auto"/>
              <w:jc w:val="left"/>
              <w:rPr/>
            </w:pPr>
            <w:r w:rsidDel="00000000" w:rsidR="00000000" w:rsidRPr="00000000">
              <w:rPr>
                <w:color w:val="404040"/>
                <w:sz w:val="15"/>
                <w:szCs w:val="15"/>
                <w:rtl w:val="0"/>
              </w:rPr>
              <w:t xml:space="preserve">0.7</w:t>
            </w:r>
            <w:r w:rsidDel="00000000" w:rsidR="00000000" w:rsidRPr="00000000">
              <w:rPr>
                <w:rFonts w:ascii="Liberation Sans" w:cs="Liberation Sans" w:eastAsia="Liberation Sans" w:hAnsi="Liberation Sans"/>
                <w:b w:val="0"/>
                <w:bCs w:val="0"/>
                <w:color w:val="404040"/>
                <w:sz w:val="15"/>
                <w:szCs w:val="15"/>
                <w:rtl w:val="0"/>
              </w:rPr>
              <w:t xml:space="preserve"> 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Coverage overlap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Calculation/test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D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Collision stop distance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DB">
            <w:pPr>
              <w:spacing w:after="0" w:lineRule="auto"/>
              <w:jc w:val="left"/>
              <w:rPr/>
            </w:pPr>
            <w:r w:rsidDel="00000000" w:rsidR="00000000" w:rsidRPr="00000000">
              <w:rPr>
                <w:color w:val="404040"/>
                <w:sz w:val="15"/>
                <w:szCs w:val="15"/>
                <w:rtl w:val="0"/>
              </w:rPr>
              <w:t xml:space="preserve">1.3</w:t>
            </w:r>
            <w:r w:rsidDel="00000000" w:rsidR="00000000" w:rsidRPr="00000000">
              <w:rPr>
                <w:rFonts w:ascii="Liberation Sans" w:cs="Liberation Sans" w:eastAsia="Liberation Sans" w:hAnsi="Liberation Sans"/>
                <w:b w:val="0"/>
                <w:bCs w:val="0"/>
                <w:color w:val="404040"/>
                <w:sz w:val="15"/>
                <w:szCs w:val="15"/>
                <w:rtl w:val="0"/>
              </w:rPr>
              <w:t xml:space="preserve"> m</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D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Immediate obstacle response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D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Obstacle test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D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Collision hold duration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DF">
            <w:pPr>
              <w:spacing w:after="0" w:lineRule="auto"/>
              <w:jc w:val="left"/>
              <w:rPr/>
            </w:pPr>
            <w:r w:rsidDel="00000000" w:rsidR="00000000" w:rsidRPr="00000000">
              <w:rPr>
                <w:color w:val="404040"/>
                <w:sz w:val="15"/>
                <w:szCs w:val="15"/>
                <w:rtl w:val="0"/>
              </w:rPr>
              <w:t xml:space="preserve">5 </w:t>
            </w:r>
            <w:r w:rsidDel="00000000" w:rsidR="00000000" w:rsidRPr="00000000">
              <w:rPr>
                <w:rFonts w:ascii="Liberation Sans" w:cs="Liberation Sans" w:eastAsia="Liberation Sans" w:hAnsi="Liberation Sans"/>
                <w:b w:val="0"/>
                <w:bCs w:val="0"/>
                <w:color w:val="404040"/>
                <w:sz w:val="15"/>
                <w:szCs w:val="15"/>
                <w:rtl w:val="0"/>
              </w:rPr>
              <w:t xml:space="preserv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Transient/noise handling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Obstacle test</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E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Landing coarse/fine tolerances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E3">
            <w:pPr>
              <w:spacing w:after="0" w:lineRule="auto"/>
              <w:jc w:val="left"/>
              <w:rPr/>
            </w:pPr>
            <w:r w:rsidDel="00000000" w:rsidR="00000000" w:rsidRPr="00000000">
              <w:rPr>
                <w:color w:val="404040"/>
                <w:sz w:val="15"/>
                <w:szCs w:val="15"/>
                <w:rtl w:val="0"/>
              </w:rPr>
              <w:t xml:space="preserve">0.30</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E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Precision landing</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E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Landing trials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E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Sensor timeouts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7">
            <w:pPr>
              <w:spacing w:after="0" w:lineRule="auto"/>
              <w:jc w:val="left"/>
              <w:rPr/>
            </w:pPr>
            <w:r w:rsidDel="00000000" w:rsidR="00000000" w:rsidRPr="00000000">
              <w:rPr>
                <w:color w:val="404040"/>
                <w:sz w:val="15"/>
                <w:szCs w:val="15"/>
                <w:rtl w:val="0"/>
              </w:rPr>
              <w:t xml:space="preserve">10s Land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Health gating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E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Fault-injection test</w:t>
            </w:r>
            <w:r w:rsidDel="00000000" w:rsidR="00000000" w:rsidRPr="00000000">
              <w:rPr>
                <w:rtl w:val="0"/>
              </w:rPr>
            </w:r>
          </w:p>
        </w:tc>
      </w:tr>
    </w:tbl>
    <w:p w:rsidR="00000000" w:rsidDel="00000000" w:rsidP="00000000" w:rsidRDefault="00000000" w:rsidRPr="00000000" w14:paraId="000006EA">
      <w:pPr>
        <w:rPr/>
      </w:pPr>
      <w:r w:rsidDel="00000000" w:rsidR="00000000" w:rsidRPr="00000000">
        <w:br w:type="page"/>
      </w:r>
      <w:r w:rsidDel="00000000" w:rsidR="00000000" w:rsidRPr="00000000">
        <w:rPr>
          <w:rtl w:val="0"/>
        </w:rPr>
      </w:r>
    </w:p>
    <w:p w:rsidR="00000000" w:rsidDel="00000000" w:rsidP="00000000" w:rsidRDefault="00000000" w:rsidRPr="00000000" w14:paraId="000006EB">
      <w:pPr>
        <w:pStyle w:val="Heading1"/>
        <w:keepNext w:val="1"/>
        <w:spacing w:after="160" w:before="160" w:lineRule="auto"/>
        <w:rPr/>
      </w:pPr>
      <w:r w:rsidDel="00000000" w:rsidR="00000000" w:rsidRPr="00000000">
        <w:rPr>
          <w:rFonts w:ascii="Liberation Sans" w:cs="Liberation Sans" w:eastAsia="Liberation Sans" w:hAnsi="Liberation Sans"/>
          <w:b w:val="1"/>
          <w:bCs w:val="1"/>
          <w:color w:val="17365d"/>
          <w:sz w:val="32"/>
          <w:szCs w:val="32"/>
          <w:rtl w:val="0"/>
        </w:rPr>
        <w:t xml:space="preserve">Appendix C - Electrical Pinout and Interface Record</w:t>
      </w:r>
      <w:r w:rsidDel="00000000" w:rsidR="00000000" w:rsidRPr="00000000">
        <w:rPr>
          <w:rtl w:val="0"/>
        </w:rPr>
      </w:r>
    </w:p>
    <w:tbl>
      <w:tblPr>
        <w:tblStyle w:val="Table56"/>
        <w:tblW w:w="8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680"/>
        <w:gridCol w:w="1680"/>
        <w:gridCol w:w="1680"/>
        <w:tblGridChange w:id="0">
          <w:tblGrid>
            <w:gridCol w:w="1680"/>
            <w:gridCol w:w="1680"/>
            <w:gridCol w:w="1680"/>
            <w:gridCol w:w="1680"/>
            <w:gridCol w:w="1680"/>
          </w:tblGrid>
        </w:tblGridChange>
      </w:tblGrid>
      <w:tr>
        <w:trPr>
          <w:cantSplit w:val="0"/>
          <w:tblHeader w:val="1"/>
        </w:trPr>
        <w:tc>
          <w:tcPr>
            <w:shd w:fill="1f4e78" w:val="clear"/>
            <w:tcMar>
              <w:top w:w="80.0" w:type="dxa"/>
              <w:bottom w:w="80.0" w:type="dxa"/>
            </w:tcMar>
            <w:vAlign w:val="center"/>
          </w:tcPr>
          <w:p w:rsidR="00000000" w:rsidDel="00000000" w:rsidP="00000000" w:rsidRDefault="00000000" w:rsidRPr="00000000" w14:paraId="000006EC">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Connector / pin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6ED">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Source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6EE">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Destination</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6EF">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Signal / voltage</w:t>
            </w:r>
            <w:r w:rsidDel="00000000" w:rsidR="00000000" w:rsidRPr="00000000">
              <w:rPr>
                <w:rtl w:val="0"/>
              </w:rPr>
            </w:r>
          </w:p>
        </w:tc>
        <w:tc>
          <w:tcPr>
            <w:shd w:fill="1f4e78" w:val="clear"/>
            <w:tcMar>
              <w:top w:w="80.0" w:type="dxa"/>
              <w:bottom w:w="80.0" w:type="dxa"/>
            </w:tcMar>
            <w:vAlign w:val="center"/>
          </w:tcPr>
          <w:p w:rsidR="00000000" w:rsidDel="00000000" w:rsidP="00000000" w:rsidRDefault="00000000" w:rsidRPr="00000000" w14:paraId="000006F0">
            <w:pPr>
              <w:spacing w:after="0" w:lineRule="auto"/>
              <w:jc w:val="center"/>
              <w:rPr/>
            </w:pPr>
            <w:r w:rsidDel="00000000" w:rsidR="00000000" w:rsidRPr="00000000">
              <w:rPr>
                <w:rFonts w:ascii="Liberation Sans" w:cs="Liberation Sans" w:eastAsia="Liberation Sans" w:hAnsi="Liberation Sans"/>
                <w:b w:val="1"/>
                <w:bCs w:val="1"/>
                <w:color w:val="ffffff"/>
                <w:sz w:val="15"/>
                <w:szCs w:val="15"/>
                <w:rtl w:val="0"/>
              </w:rPr>
              <w:t xml:space="preserve">Wire colour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F1">
            <w:pPr>
              <w:spacing w:after="0" w:lineRule="auto"/>
              <w:jc w:val="left"/>
              <w:rPr/>
            </w:pPr>
            <w:r w:rsidDel="00000000" w:rsidR="00000000" w:rsidRPr="00000000">
              <w:rPr>
                <w:color w:val="404040"/>
                <w:sz w:val="15"/>
                <w:szCs w:val="15"/>
                <w:rtl w:val="0"/>
              </w:rPr>
              <w:t xml:space="preserve">XT60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Flight battery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ESC / power module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4">
            <w:pPr>
              <w:spacing w:after="0" w:lineRule="auto"/>
              <w:jc w:val="left"/>
              <w:rPr/>
            </w:pPr>
            <w:r w:rsidDel="00000000" w:rsidR="00000000" w:rsidRPr="00000000">
              <w:rPr>
                <w:color w:val="404040"/>
                <w:sz w:val="15"/>
                <w:szCs w:val="15"/>
                <w:rtl w:val="0"/>
              </w:rPr>
              <w:t xml:space="preserve">Signal  / Power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5">
            <w:pPr>
              <w:spacing w:after="0" w:lineRule="auto"/>
              <w:jc w:val="left"/>
              <w:rPr/>
            </w:pPr>
            <w:r w:rsidDel="00000000" w:rsidR="00000000" w:rsidRPr="00000000">
              <w:rPr>
                <w:color w:val="404040"/>
                <w:sz w:val="15"/>
                <w:szCs w:val="15"/>
                <w:rtl w:val="0"/>
              </w:rPr>
              <w:t xml:space="preserve">Black</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6F6">
            <w:pPr>
              <w:spacing w:after="0" w:lineRule="auto"/>
              <w:jc w:val="left"/>
              <w:rPr/>
            </w:pPr>
            <w:r w:rsidDel="00000000" w:rsidR="00000000" w:rsidRPr="00000000">
              <w:rPr>
                <w:color w:val="404040"/>
                <w:sz w:val="15"/>
                <w:szCs w:val="15"/>
                <w:rtl w:val="0"/>
              </w:rPr>
              <w:t xml:space="preserve">Cable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F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Regulator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F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Raspberry Pi 5</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F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5 V / GND</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6FA">
            <w:pPr>
              <w:spacing w:after="0" w:lineRule="auto"/>
              <w:jc w:val="left"/>
              <w:rPr/>
            </w:pPr>
            <w:r w:rsidDel="00000000" w:rsidR="00000000" w:rsidRPr="00000000">
              <w:rPr>
                <w:color w:val="404040"/>
                <w:sz w:val="15"/>
                <w:szCs w:val="15"/>
                <w:rtl w:val="0"/>
              </w:rPr>
              <w:t xml:space="preserve">Black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FB">
            <w:pPr>
              <w:spacing w:after="0" w:lineRule="auto"/>
              <w:jc w:val="left"/>
              <w:rPr/>
            </w:pPr>
            <w:r w:rsidDel="00000000" w:rsidR="00000000" w:rsidRPr="00000000">
              <w:rPr>
                <w:color w:val="404040"/>
                <w:sz w:val="15"/>
                <w:szCs w:val="15"/>
                <w:rtl w:val="0"/>
              </w:rPr>
              <w:t xml:space="preserve">Cable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Raspberry Pi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Pixhawk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USB/UART MAVLink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FF">
            <w:pPr>
              <w:spacing w:after="0" w:lineRule="auto"/>
              <w:jc w:val="left"/>
              <w:rPr/>
            </w:pPr>
            <w:r w:rsidDel="00000000" w:rsidR="00000000" w:rsidRPr="00000000">
              <w:rPr>
                <w:color w:val="404040"/>
                <w:sz w:val="15"/>
                <w:szCs w:val="15"/>
                <w:rtl w:val="0"/>
              </w:rPr>
              <w:t xml:space="preserve">Black</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700">
            <w:pPr>
              <w:spacing w:after="0" w:lineRule="auto"/>
              <w:jc w:val="left"/>
              <w:rPr/>
            </w:pPr>
            <w:r w:rsidDel="00000000" w:rsidR="00000000" w:rsidRPr="00000000">
              <w:rPr>
                <w:color w:val="404040"/>
                <w:sz w:val="15"/>
                <w:szCs w:val="15"/>
                <w:rtl w:val="0"/>
              </w:rPr>
              <w:t xml:space="preserve">USB</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70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RPLidar A1M8</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702">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Raspberry Pi</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70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USB serial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704">
            <w:pPr>
              <w:spacing w:after="0" w:lineRule="auto"/>
              <w:jc w:val="left"/>
              <w:rPr/>
            </w:pPr>
            <w:r w:rsidDel="00000000" w:rsidR="00000000" w:rsidRPr="00000000">
              <w:rPr>
                <w:color w:val="404040"/>
                <w:sz w:val="15"/>
                <w:szCs w:val="15"/>
                <w:rtl w:val="0"/>
              </w:rPr>
              <w:t xml:space="preserve">Black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05">
            <w:pPr>
              <w:spacing w:after="0" w:lineRule="auto"/>
              <w:jc w:val="left"/>
              <w:rPr/>
            </w:pPr>
            <w:r w:rsidDel="00000000" w:rsidR="00000000" w:rsidRPr="00000000">
              <w:rPr>
                <w:color w:val="404040"/>
                <w:sz w:val="15"/>
                <w:szCs w:val="15"/>
                <w:rtl w:val="0"/>
              </w:rPr>
              <w:t xml:space="preserve">SLIT pcie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Sony IMX500 camera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Raspberry Pi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8">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CSI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09">
            <w:pPr>
              <w:spacing w:after="0" w:lineRule="auto"/>
              <w:jc w:val="left"/>
              <w:rPr/>
            </w:pPr>
            <w:r w:rsidDel="00000000" w:rsidR="00000000" w:rsidRPr="00000000">
              <w:rPr>
                <w:color w:val="404040"/>
                <w:sz w:val="15"/>
                <w:szCs w:val="15"/>
                <w:rtl w:val="0"/>
              </w:rPr>
              <w:t xml:space="preserve">Golden copper</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70A">
            <w:pPr>
              <w:spacing w:after="0" w:lineRule="auto"/>
              <w:jc w:val="left"/>
              <w:rPr/>
            </w:pPr>
            <w:r w:rsidDel="00000000" w:rsidR="00000000" w:rsidRPr="00000000">
              <w:rPr>
                <w:color w:val="404040"/>
                <w:sz w:val="15"/>
                <w:szCs w:val="15"/>
                <w:rtl w:val="0"/>
              </w:rPr>
              <w:t xml:space="preserve">PCIE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70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Hailo AI HAT+ 2</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70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Raspberry Pi</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70D">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PCIe/HAT</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70E">
            <w:pPr>
              <w:spacing w:after="0" w:lineRule="auto"/>
              <w:jc w:val="left"/>
              <w:rPr/>
            </w:pPr>
            <w:r w:rsidDel="00000000" w:rsidR="00000000" w:rsidRPr="00000000">
              <w:rPr>
                <w:color w:val="404040"/>
                <w:sz w:val="15"/>
                <w:szCs w:val="15"/>
                <w:rtl w:val="0"/>
              </w:rPr>
              <w:t xml:space="preserve">Golden Copper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0F">
            <w:pPr>
              <w:spacing w:after="0" w:lineRule="auto"/>
              <w:jc w:val="left"/>
              <w:rPr/>
            </w:pPr>
            <w:r w:rsidDel="00000000" w:rsidR="00000000" w:rsidRPr="00000000">
              <w:rPr>
                <w:color w:val="404040"/>
                <w:sz w:val="15"/>
                <w:szCs w:val="15"/>
                <w:rtl w:val="0"/>
              </w:rPr>
              <w:t xml:space="preserve">Can bus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H-Flow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Pixhawk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2">
            <w:pPr>
              <w:spacing w:after="0" w:lineRule="auto"/>
              <w:jc w:val="left"/>
              <w:rPr/>
            </w:pPr>
            <w:r w:rsidDel="00000000" w:rsidR="00000000" w:rsidRPr="00000000">
              <w:rPr>
                <w:color w:val="404040"/>
                <w:sz w:val="15"/>
                <w:szCs w:val="15"/>
                <w:rtl w:val="0"/>
              </w:rPr>
              <w:t xml:space="preserve">Cable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3">
            <w:pPr>
              <w:spacing w:after="0" w:lineRule="auto"/>
              <w:jc w:val="left"/>
              <w:rPr/>
            </w:pPr>
            <w:r w:rsidDel="00000000" w:rsidR="00000000" w:rsidRPr="00000000">
              <w:rPr>
                <w:color w:val="404040"/>
                <w:sz w:val="15"/>
                <w:szCs w:val="15"/>
                <w:rtl w:val="0"/>
              </w:rPr>
              <w:t xml:space="preserve">Red/black</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71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Pogo +</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71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Base charger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71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Drone battery/BMS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717">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Positive</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718">
            <w:pPr>
              <w:spacing w:after="0" w:lineRule="auto"/>
              <w:jc w:val="left"/>
              <w:rPr/>
            </w:pPr>
            <w:r w:rsidDel="00000000" w:rsidR="00000000" w:rsidRPr="00000000">
              <w:rPr>
                <w:color w:val="404040"/>
                <w:sz w:val="15"/>
                <w:szCs w:val="15"/>
                <w:rtl w:val="0"/>
              </w:rPr>
              <w:t xml:space="preserve">Black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19">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Pogo -</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A">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Base charger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B">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Drone battery/BMS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C">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Negative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1D">
            <w:pPr>
              <w:spacing w:after="0" w:lineRule="auto"/>
              <w:jc w:val="left"/>
              <w:rPr/>
            </w:pPr>
            <w:r w:rsidDel="00000000" w:rsidR="00000000" w:rsidRPr="00000000">
              <w:rPr>
                <w:color w:val="404040"/>
                <w:sz w:val="15"/>
                <w:szCs w:val="15"/>
                <w:rtl w:val="0"/>
              </w:rPr>
              <w:t xml:space="preserve">Black</w:t>
            </w:r>
            <w:r w:rsidDel="00000000" w:rsidR="00000000" w:rsidRPr="00000000">
              <w:rPr>
                <w:rFonts w:ascii="Liberation Sans" w:cs="Liberation Sans" w:eastAsia="Liberation Sans" w:hAnsi="Liberation Sans"/>
                <w:b w:val="0"/>
                <w:bCs w:val="0"/>
                <w:color w:val="404040"/>
                <w:sz w:val="15"/>
                <w:szCs w:val="15"/>
                <w:rtl w:val="0"/>
              </w:rPr>
              <w:t xml:space="preserve">]</w:t>
            </w:r>
            <w:r w:rsidDel="00000000" w:rsidR="00000000" w:rsidRPr="00000000">
              <w:rPr>
                <w:rtl w:val="0"/>
              </w:rPr>
            </w:r>
          </w:p>
        </w:tc>
      </w:tr>
      <w:tr>
        <w:trPr>
          <w:cantSplit w:val="1"/>
          <w:tblHeader w:val="0"/>
        </w:trPr>
        <w:tc>
          <w:tcPr>
            <w:shd w:fill="f7f9fb" w:val="clear"/>
            <w:tcMar>
              <w:top w:w="80.0" w:type="dxa"/>
              <w:bottom w:w="80.0" w:type="dxa"/>
            </w:tcMar>
            <w:vAlign w:val="center"/>
          </w:tcPr>
          <w:p w:rsidR="00000000" w:rsidDel="00000000" w:rsidP="00000000" w:rsidRDefault="00000000" w:rsidRPr="00000000" w14:paraId="0000071E">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Pogo BMS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71F">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Base controller</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720">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Drone BMS</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721">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[Signal]</w:t>
            </w:r>
            <w:r w:rsidDel="00000000" w:rsidR="00000000" w:rsidRPr="00000000">
              <w:rPr>
                <w:rtl w:val="0"/>
              </w:rPr>
            </w:r>
          </w:p>
        </w:tc>
        <w:tc>
          <w:tcPr>
            <w:shd w:fill="f7f9fb" w:val="clear"/>
            <w:tcMar>
              <w:top w:w="80.0" w:type="dxa"/>
              <w:bottom w:w="80.0" w:type="dxa"/>
            </w:tcMar>
            <w:vAlign w:val="center"/>
          </w:tcPr>
          <w:p w:rsidR="00000000" w:rsidDel="00000000" w:rsidP="00000000" w:rsidRDefault="00000000" w:rsidRPr="00000000" w14:paraId="00000722">
            <w:pPr>
              <w:spacing w:after="0" w:lineRule="auto"/>
              <w:jc w:val="left"/>
              <w:rPr/>
            </w:pPr>
            <w:r w:rsidDel="00000000" w:rsidR="00000000" w:rsidRPr="00000000">
              <w:rPr>
                <w:color w:val="404040"/>
                <w:sz w:val="15"/>
                <w:szCs w:val="15"/>
                <w:rtl w:val="0"/>
              </w:rPr>
              <w:t xml:space="preserve">Black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723">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Pogo Ethernet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4">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Base Pi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5">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Drone Pi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6">
            <w:pPr>
              <w:spacing w:after="0" w:lineRule="auto"/>
              <w:jc w:val="left"/>
              <w:rPr/>
            </w:pPr>
            <w:r w:rsidDel="00000000" w:rsidR="00000000" w:rsidRPr="00000000">
              <w:rPr>
                <w:rFonts w:ascii="Liberation Sans" w:cs="Liberation Sans" w:eastAsia="Liberation Sans" w:hAnsi="Liberation Sans"/>
                <w:b w:val="0"/>
                <w:bCs w:val="0"/>
                <w:color w:val="404040"/>
                <w:sz w:val="15"/>
                <w:szCs w:val="15"/>
                <w:rtl w:val="0"/>
              </w:rPr>
              <w:t xml:space="preserve">Ethernet pairs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27">
            <w:pPr>
              <w:spacing w:after="0" w:lineRule="auto"/>
              <w:jc w:val="left"/>
              <w:rPr/>
            </w:pPr>
            <w:r w:rsidDel="00000000" w:rsidR="00000000" w:rsidRPr="00000000">
              <w:rPr>
                <w:color w:val="404040"/>
                <w:sz w:val="15"/>
                <w:szCs w:val="15"/>
                <w:rtl w:val="0"/>
              </w:rPr>
              <w:t xml:space="preserve">Black </w:t>
            </w:r>
            <w:r w:rsidDel="00000000" w:rsidR="00000000" w:rsidRPr="00000000">
              <w:rPr>
                <w:rtl w:val="0"/>
              </w:rPr>
            </w:r>
          </w:p>
        </w:tc>
      </w:tr>
    </w:tbl>
    <w:p w:rsidR="00000000" w:rsidDel="00000000" w:rsidP="00000000" w:rsidRDefault="00000000" w:rsidRPr="00000000" w14:paraId="00000728">
      <w:pPr>
        <w:rPr/>
      </w:pPr>
      <w:r w:rsidDel="00000000" w:rsidR="00000000" w:rsidRPr="00000000">
        <w:br w:type="page"/>
      </w:r>
      <w:r w:rsidDel="00000000" w:rsidR="00000000" w:rsidRPr="00000000">
        <w:rPr>
          <w:rtl w:val="0"/>
        </w:rPr>
      </w:r>
    </w:p>
    <w:p w:rsidR="00000000" w:rsidDel="00000000" w:rsidP="00000000" w:rsidRDefault="00000000" w:rsidRPr="00000000" w14:paraId="00000729">
      <w:pPr>
        <w:spacing w:after="0"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6272213" cy="2954010"/>
            <wp:effectExtent b="0" l="0" r="0" t="0"/>
            <wp:docPr id="1" name="image19.png"/>
            <a:graphic>
              <a:graphicData uri="http://schemas.openxmlformats.org/drawingml/2006/picture">
                <pic:pic>
                  <pic:nvPicPr>
                    <pic:cNvPr id="0" name="image19.png"/>
                    <pic:cNvPicPr preferRelativeResize="0"/>
                  </pic:nvPicPr>
                  <pic:blipFill>
                    <a:blip r:embed="rId31"/>
                    <a:srcRect b="0" l="0" r="9120" t="0"/>
                    <a:stretch>
                      <a:fillRect/>
                    </a:stretch>
                  </pic:blipFill>
                  <pic:spPr>
                    <a:xfrm>
                      <a:off x="0" y="0"/>
                      <a:ext cx="6272213" cy="2954010"/>
                    </a:xfrm>
                    <a:prstGeom prst="rect"/>
                    <a:ln/>
                  </pic:spPr>
                </pic:pic>
              </a:graphicData>
            </a:graphic>
          </wp:inline>
        </w:drawing>
      </w:r>
      <w:r w:rsidDel="00000000" w:rsidR="00000000" w:rsidRPr="00000000">
        <w:rPr>
          <w:rFonts w:ascii="Times New Roman" w:cs="Times New Roman" w:eastAsia="Times New Roman" w:hAnsi="Times New Roman"/>
          <w:sz w:val="22"/>
          <w:szCs w:val="22"/>
        </w:rPr>
        <w:drawing>
          <wp:inline distB="114300" distT="114300" distL="114300" distR="114300">
            <wp:extent cx="3388995" cy="1485900"/>
            <wp:effectExtent b="0" l="0" r="0" t="0"/>
            <wp:docPr id="12" name="image28.png"/>
            <a:graphic>
              <a:graphicData uri="http://schemas.openxmlformats.org/drawingml/2006/picture">
                <pic:pic>
                  <pic:nvPicPr>
                    <pic:cNvPr id="0" name="image28.png"/>
                    <pic:cNvPicPr preferRelativeResize="0"/>
                  </pic:nvPicPr>
                  <pic:blipFill>
                    <a:blip r:embed="rId32"/>
                    <a:srcRect b="15473" l="0" r="47830" t="47644"/>
                    <a:stretch>
                      <a:fillRect/>
                    </a:stretch>
                  </pic:blipFill>
                  <pic:spPr>
                    <a:xfrm>
                      <a:off x="0" y="0"/>
                      <a:ext cx="338899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72A">
      <w:pPr>
        <w:spacing w:after="160" w:before="80" w:lineRule="auto"/>
        <w:jc w:val="center"/>
        <w:rPr/>
      </w:pPr>
      <w:r w:rsidDel="00000000" w:rsidR="00000000" w:rsidRPr="00000000">
        <w:rPr>
          <w:rtl w:val="0"/>
        </w:rPr>
      </w:r>
    </w:p>
    <w:p w:rsidR="00000000" w:rsidDel="00000000" w:rsidP="00000000" w:rsidRDefault="00000000" w:rsidRPr="00000000" w14:paraId="0000072B">
      <w:pPr>
        <w:spacing w:after="160" w:before="80" w:lineRule="auto"/>
        <w:jc w:val="center"/>
        <w:rPr/>
      </w:pPr>
      <w:r w:rsidDel="00000000" w:rsidR="00000000" w:rsidRPr="00000000">
        <w:rPr>
          <w:rFonts w:ascii="Liberation Sans" w:cs="Liberation Sans" w:eastAsia="Liberation Sans" w:hAnsi="Liberation Sans"/>
          <w:b w:val="1"/>
          <w:bCs w:val="1"/>
          <w:color w:val="1f4e78"/>
          <w:sz w:val="18"/>
          <w:szCs w:val="18"/>
          <w:rtl w:val="0"/>
        </w:rPr>
        <w:t xml:space="preserve">Figure 21. </w:t>
      </w:r>
      <w:r w:rsidDel="00000000" w:rsidR="00000000" w:rsidRPr="00000000">
        <w:rPr>
          <w:rFonts w:ascii="Liberation Sans" w:cs="Liberation Sans" w:eastAsia="Liberation Sans" w:hAnsi="Liberation Sans"/>
          <w:i w:val="1"/>
          <w:iCs w:val="1"/>
          <w:color w:val="404040"/>
          <w:sz w:val="18"/>
          <w:szCs w:val="18"/>
          <w:rtl w:val="0"/>
        </w:rPr>
        <w:t xml:space="preserve">Additional final-mission photographic evidence</w:t>
      </w:r>
      <w:r w:rsidDel="00000000" w:rsidR="00000000" w:rsidRPr="00000000">
        <w:rPr>
          <w:rtl w:val="0"/>
        </w:rPr>
      </w:r>
    </w:p>
    <w:p w:rsidR="00000000" w:rsidDel="00000000" w:rsidP="00000000" w:rsidRDefault="00000000" w:rsidRPr="00000000" w14:paraId="0000072C">
      <w:pPr>
        <w:spacing w:after="40" w:lineRule="auto"/>
        <w:rPr/>
      </w:pPr>
      <w:r w:rsidDel="00000000" w:rsidR="00000000" w:rsidRPr="00000000">
        <w:rPr>
          <w:rtl w:val="0"/>
        </w:rPr>
      </w:r>
    </w:p>
    <w:sectPr>
      <w:headerReference r:id="rId33" w:type="default"/>
      <w:headerReference r:id="rId34" w:type="first"/>
      <w:footerReference r:id="rId35" w:type="default"/>
      <w:pgSz w:h="15840" w:w="12240" w:orient="portrait"/>
      <w:pgMar w:bottom="936" w:top="936" w:left="1080" w:right="1080" w:header="360"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Liberation Mono"/>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7"/>
      <w:tblW w:w="9504.0" w:type="dxa"/>
      <w:jc w:val="left"/>
      <w:tblInd w:w="-115.0" w:type="dxa"/>
      <w:tblLayout w:type="fixed"/>
      <w:tblLook w:val="0400"/>
    </w:tblPr>
    <w:tblGrid>
      <w:gridCol w:w="3168"/>
      <w:gridCol w:w="3168"/>
      <w:gridCol w:w="3168"/>
      <w:tblGridChange w:id="0">
        <w:tblGrid>
          <w:gridCol w:w="3168"/>
          <w:gridCol w:w="3168"/>
          <w:gridCol w:w="3168"/>
        </w:tblGrid>
      </w:tblGridChange>
    </w:tblGrid>
    <w:tr>
      <w:trPr>
        <w:cantSplit w:val="0"/>
        <w:tblHeader w:val="0"/>
      </w:trPr>
      <w:tc>
        <w:tcPr>
          <w:tcMar>
            <w:top w:w="80.0" w:type="dxa"/>
            <w:bottom w:w="80.0" w:type="dxa"/>
          </w:tcMar>
          <w:vAlign w:val="center"/>
        </w:tcPr>
        <w:p w:rsidR="00000000" w:rsidDel="00000000" w:rsidP="00000000" w:rsidRDefault="00000000" w:rsidRPr="00000000" w14:paraId="0000072F">
          <w:pPr>
            <w:spacing w:after="0" w:lineRule="auto"/>
            <w:jc w:val="left"/>
            <w:rPr/>
          </w:pPr>
          <w:r w:rsidDel="00000000" w:rsidR="00000000" w:rsidRPr="00000000">
            <w:rPr>
              <w:rFonts w:ascii="Liberation Sans" w:cs="Liberation Sans" w:eastAsia="Liberation Sans" w:hAnsi="Liberation Sans"/>
              <w:b w:val="0"/>
              <w:bCs w:val="0"/>
              <w:color w:val="666666"/>
              <w:sz w:val="15"/>
              <w:szCs w:val="15"/>
              <w:rtl w:val="0"/>
            </w:rPr>
            <w:t xml:space="preserve">Sinhgad Institute of Technology, Lonavala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730">
          <w:pPr>
            <w:spacing w:after="0" w:lineRule="auto"/>
            <w:jc w:val="center"/>
            <w:rPr/>
          </w:pPr>
          <w:r w:rsidDel="00000000" w:rsidR="00000000" w:rsidRPr="00000000">
            <w:rPr>
              <w:rtl w:val="0"/>
            </w:rPr>
          </w:r>
        </w:p>
      </w:tc>
      <w:tc>
        <w:tcPr/>
        <w:p w:rsidR="00000000" w:rsidDel="00000000" w:rsidP="00000000" w:rsidRDefault="00000000" w:rsidRPr="00000000" w14:paraId="00000731">
          <w:pPr>
            <w:jc w:val="right"/>
            <w:rPr/>
          </w:pPr>
          <w:r w:rsidDel="00000000" w:rsidR="00000000" w:rsidRPr="00000000">
            <w:rPr>
              <w:rFonts w:ascii="Liberation Sans" w:cs="Liberation Sans" w:eastAsia="Liberation Sans" w:hAnsi="Liberation Sans"/>
              <w:color w:val="666666"/>
              <w:sz w:val="15"/>
              <w:szCs w:val="15"/>
              <w:rtl w:val="0"/>
            </w:rPr>
            <w:t xml:space="preserve">Page </w:t>
          </w:r>
          <w:r w:rsidDel="00000000" w:rsidR="00000000" w:rsidRPr="00000000">
            <w:rPr>
              <w:rFonts w:ascii="Liberation Sans" w:cs="Liberation Sans" w:eastAsia="Liberation Sans" w:hAnsi="Liberation Sans"/>
              <w:color w:val="666666"/>
              <w:sz w:val="16"/>
              <w:szCs w:val="16"/>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color w:val="666666"/>
              <w:sz w:val="15"/>
              <w:szCs w:val="15"/>
              <w:rtl w:val="0"/>
            </w:rPr>
            <w:t xml:space="preserve"> of </w:t>
          </w:r>
          <w:r w:rsidDel="00000000" w:rsidR="00000000" w:rsidRPr="00000000">
            <w:rPr>
              <w:rFonts w:ascii="Liberation Sans" w:cs="Liberation Sans" w:eastAsia="Liberation Sans" w:hAnsi="Liberation Sans"/>
              <w:color w:val="666666"/>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D">
    <w:pPr>
      <w:keepNext w:val="0"/>
      <w:keepLines w:val="0"/>
      <w:pageBreakBefore w:val="0"/>
      <w:widowControl w:val="1"/>
      <w:pBdr>
        <w:top w:space="0" w:sz="0" w:val="nil"/>
        <w:left w:space="0" w:sz="0" w:val="nil"/>
        <w:bottom w:color="1f4e78"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Liberation Sans" w:cs="Liberation Sans" w:eastAsia="Liberation Sans" w:hAnsi="Liberation Sans"/>
        <w:b w:val="0"/>
        <w:bCs w:val="0"/>
        <w:i w:val="0"/>
        <w:iCs w:val="0"/>
        <w:smallCaps w:val="0"/>
        <w:strike w:val="0"/>
        <w:color w:val="000000"/>
        <w:sz w:val="20"/>
        <w:szCs w:val="20"/>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1f4e78"/>
        <w:sz w:val="16"/>
        <w:szCs w:val="16"/>
        <w:u w:val="none"/>
        <w:shd w:fill="auto" w:val="clear"/>
        <w:vertAlign w:val="baseline"/>
        <w:rtl w:val="0"/>
      </w:rPr>
      <w:t xml:space="preserve">IRoC-U 2026  |  Final Project Report - Updated Current Configuration  |  Team IIC_SIT (10144)</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3">
    <w:pPr>
      <w:pBdr>
        <w:bottom w:color="1f4e78" w:space="1" w:sz="6" w:val="single"/>
      </w:pBdr>
      <w:tabs>
        <w:tab w:val="center" w:leader="none" w:pos="4680"/>
        <w:tab w:val="right" w:leader="none" w:pos="9360"/>
      </w:tabs>
      <w:spacing w:after="0" w:line="240" w:lineRule="auto"/>
      <w:jc w:val="center"/>
      <w:rPr/>
    </w:pPr>
    <w:r w:rsidDel="00000000" w:rsidR="00000000" w:rsidRPr="00000000">
      <w:rPr>
        <w:b w:val="1"/>
        <w:bCs w:val="1"/>
        <w:color w:val="1f4e78"/>
        <w:sz w:val="16"/>
        <w:szCs w:val="16"/>
        <w:rtl w:val="0"/>
      </w:rPr>
      <w:t xml:space="preserve">IRoC-U 2026  |  Final Project Report - Updated Current Configuration  |  Team IIC_SIT (10144)</w:t>
    </w:r>
    <w:r w:rsidDel="00000000" w:rsidR="00000000" w:rsidRPr="00000000">
      <w:rPr>
        <w:rtl w:val="0"/>
      </w:rPr>
    </w:r>
  </w:p>
  <w:p w:rsidR="00000000" w:rsidDel="00000000" w:rsidP="00000000" w:rsidRDefault="00000000" w:rsidRPr="00000000" w14:paraId="000007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Liberation Sans" w:cs="Liberation Sans" w:eastAsia="Liberation Sans" w:hAnsi="Liberation Sans"/>
      <w:b w:val="1"/>
      <w:bCs w:val="1"/>
      <w:color w:val="17365d"/>
      <w:sz w:val="32"/>
      <w:szCs w:val="32"/>
    </w:rPr>
  </w:style>
  <w:style w:type="paragraph" w:styleId="Heading2">
    <w:name w:val="heading 2"/>
    <w:basedOn w:val="Normal"/>
    <w:next w:val="Normal"/>
    <w:pPr>
      <w:keepNext w:val="1"/>
      <w:keepLines w:val="1"/>
      <w:spacing w:after="0" w:before="200" w:lineRule="auto"/>
    </w:pPr>
    <w:rPr>
      <w:rFonts w:ascii="Liberation Sans" w:cs="Liberation Sans" w:eastAsia="Liberation Sans" w:hAnsi="Liberation Sans"/>
      <w:b w:val="1"/>
      <w:bCs w:val="1"/>
      <w:color w:val="1f4e78"/>
      <w:sz w:val="24"/>
      <w:szCs w:val="24"/>
    </w:rPr>
  </w:style>
  <w:style w:type="paragraph" w:styleId="Heading3">
    <w:name w:val="heading 3"/>
    <w:basedOn w:val="Normal"/>
    <w:next w:val="Normal"/>
    <w:pPr>
      <w:keepNext w:val="1"/>
      <w:keepLines w:val="1"/>
      <w:spacing w:after="0" w:before="200" w:lineRule="auto"/>
    </w:pPr>
    <w:rPr>
      <w:rFonts w:ascii="Liberation Sans" w:cs="Liberation Sans" w:eastAsia="Liberation Sans" w:hAnsi="Liberation Sans"/>
      <w:b w:val="1"/>
      <w:bCs w:val="1"/>
      <w:color w:val="2f75b5"/>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Liberation Sans" w:cs="Liberation Sans" w:eastAsia="Liberation Sans" w:hAnsi="Liberation Sans"/>
      <w:b w:val="1"/>
      <w:bCs w:val="1"/>
      <w:color w:val="17365d"/>
      <w:sz w:val="60"/>
      <w:szCs w:val="60"/>
    </w:rPr>
  </w:style>
  <w:style w:type="paragraph" w:styleId="Subtitle">
    <w:name w:val="Subtitle"/>
    <w:basedOn w:val="Normal"/>
    <w:next w:val="Normal"/>
    <w:pPr/>
    <w:rPr>
      <w:rFonts w:ascii="Liberation Sans" w:cs="Liberation Sans" w:eastAsia="Liberation Sans" w:hAnsi="Liberation Sans"/>
      <w:b w:val="0"/>
      <w:bCs w:val="0"/>
      <w:i w:val="1"/>
      <w:iCs w:val="1"/>
      <w:color w:val="1f4e78"/>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1.jpg"/><Relationship Id="rId21" Type="http://schemas.openxmlformats.org/officeDocument/2006/relationships/image" Target="media/image25.png"/><Relationship Id="rId24" Type="http://schemas.openxmlformats.org/officeDocument/2006/relationships/image" Target="media/image20.jpg"/><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5.png"/><Relationship Id="rId25" Type="http://schemas.openxmlformats.org/officeDocument/2006/relationships/image" Target="media/image27.png"/><Relationship Id="rId28" Type="http://schemas.openxmlformats.org/officeDocument/2006/relationships/image" Target="media/image26.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17.png"/><Relationship Id="rId7" Type="http://schemas.openxmlformats.org/officeDocument/2006/relationships/image" Target="media/image6.png"/><Relationship Id="rId8" Type="http://schemas.openxmlformats.org/officeDocument/2006/relationships/image" Target="media/image2.png"/><Relationship Id="rId31" Type="http://schemas.openxmlformats.org/officeDocument/2006/relationships/image" Target="media/image19.png"/><Relationship Id="rId30" Type="http://schemas.openxmlformats.org/officeDocument/2006/relationships/image" Target="media/image11.png"/><Relationship Id="rId11" Type="http://schemas.openxmlformats.org/officeDocument/2006/relationships/image" Target="media/image12.png"/><Relationship Id="rId33" Type="http://schemas.openxmlformats.org/officeDocument/2006/relationships/header" Target="header1.xml"/><Relationship Id="rId10" Type="http://schemas.openxmlformats.org/officeDocument/2006/relationships/image" Target="media/image23.png"/><Relationship Id="rId32" Type="http://schemas.openxmlformats.org/officeDocument/2006/relationships/image" Target="media/image28.png"/><Relationship Id="rId13" Type="http://schemas.openxmlformats.org/officeDocument/2006/relationships/image" Target="media/image14.png"/><Relationship Id="rId35" Type="http://schemas.openxmlformats.org/officeDocument/2006/relationships/footer" Target="footer1.xml"/><Relationship Id="rId12" Type="http://schemas.openxmlformats.org/officeDocument/2006/relationships/image" Target="media/image4.png"/><Relationship Id="rId34" Type="http://schemas.openxmlformats.org/officeDocument/2006/relationships/header" Target="header2.xml"/><Relationship Id="rId15" Type="http://schemas.openxmlformats.org/officeDocument/2006/relationships/image" Target="media/image9.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10.png"/><Relationship Id="rId19" Type="http://schemas.openxmlformats.org/officeDocument/2006/relationships/image" Target="media/image7.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